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Default ContentType="image/jpeg" Extension="jpg"/>
  <Override ContentType="application/vnd.openxmlformats-officedocument.wordprocessingml.document.main+xml" PartName="/word/document.xml"/>
  <Override ContentType="application/vnd.openxmlformats-officedocument.customXmlProperties+xml" PartName="/customXml/itemProps1.xml"/>
  <Override ContentType="application/vnd.openxmlformats-officedocument.wordprocessingml.numbering+xml" PartName="/word/numbering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webSettings+xml" PartName="/word/webSettings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package.core-properties+xml" PartName="/docProps/core.xml"/>
  <Override ContentType="application/vnd.openxmlformats-officedocument.extended-properties+xml" PartName="/docProps/app.xml"/>
  <Override ContentType="application/vnd.lbcs-openxmlformats-officedocument.wordprocessingml.structure+xml" PartName="/doczilla/structure.xml"/>
  <Override ContentType="application/vnd.openxmlformats-officedocument.customXmlProperties+xml" PartName="/customXml/itemProps2.xml"/>
  <Override ContentType="application/vnd.openxmlformats-officedocument.wordprocessingml.commentsExtended+xml" PartName="/word/commentsExtended.xml"/>
  <Override ContentType="application/vnd.openxmlformats-officedocument.wordprocessingml.comments+xml" PartName="/word/comments.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body>
    <w:p w14:paraId="07f3b3be">
      <w:pPr>
        <w:pStyle w:val="DZ17"/>
        <w:jc w:val="both"/>
        <w:ind w:left="0"/>
        <w:spacing w:before="120" w:after="120"/>
      </w:pPr>
      <w:r>
        <w:rPr>
          <w:sz w:val="22"/>
          <w:rFonts w:ascii="Times New Roman" w:hAnsi="Times New Roman"/>
          <w:lang w:val="ru-RU"/>
        </w:rPr>
        <w:t>justParagraph</w:t>
      </w:r>
    </w:p>
    <w:tbl>
      <w:tblPr>
        <w:tblW w:w="9355" w:type="dxa"/>
        <w:tblCellSpacing w:w="10" w:type="dxa"/>
        <w:tblBorders>
          <w:left w:sz="4" w:space="0" w:val="single" w:color="auto"/>
          <w:top w:sz="4" w:space="0" w:val="single" w:color="auto"/>
          <w:right w:sz="4" w:space="0" w:val="single" w:color="auto"/>
          <w:bottom w:sz="4" w:space="0" w:val="single" w:color="auto"/>
          <w:insideH w:sz="4" w:space="0" w:val="single" w:color="auto"/>
          <w:insideV w:sz="4" w:space="0" w:val="single" w:color="auto"/>
        </w:tblBorders>
        <w:tblCellMar>
          <w:left w:w="108" w:type="dxa"/>
          <w:right w:w="108" w:type="dxa"/>
        </w:tblCellMar>
        <w:tblLayout w:type="fixed"/>
      </w:tblPr>
      <w:tblGrid>
        <w:gridCol w:w="9355"/>
      </w:tblGrid>
      <w:tr>
        <w:trPr>
          <w:trHeight w:val="57" w:hRule="atLeast"/>
        </w:trPr>
        <w:tc>
          <w:tcPr>
            <w:tcW w:w="360" w:type="dxa"/>
          </w:tcPr>
          <w:p>
            <w:pPr>
              <w:pStyle w:val="Normal"/>
              <w:rPr>
                <w:sz w:val="22"/>
                <w:rFonts w:ascii="Times New Roman" w:hAnsi="Times New Roman"/>
                <w:lang w:val="ru-RU"/>
              </w:rPr>
              <w:jc w:val="both"/>
            </w:pPr>
            <w:r>
              <w:rPr>
                <w:sz w:val="22"/>
                <w:rFonts w:ascii="Times New Roman" w:hAnsi="Times New Roman"/>
                <w:lang w:val="ru-RU"/>
              </w:rPr>
              <w:t>justTable</w:t>
            </w:r>
          </w:p>
        </w:tc>
      </w:tr>
    </w:tbl>
    <w:p>
      <w:pPr>
        <w:pStyle w:val="DZ17"/>
      </w:pPr>
      <w:r>
        <w:drawing>
          <wp:inline>
            <wp:extent cx="990600" cy="333375"/>
            <wp:effectExtent l="0" t="0" r="0" b="0"/>
            <wp:docPr id="4" name="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 flipH="0" flipV="0">
                      <a:off x="0" y="0"/>
                      <a:ext cx="990600" cy="333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DZ17"/>
      </w:pPr>
      <w:commentRangeStart w:id="827"/>
      <w:ins w:id="1" w:author="AQA_admin" w:date="2025-09-08T12:00:24.246" w:committed="false">
        <w:r>
          <w:t>justReview</w:t>
        </w:r>
      </w:ins>
      <w:commentRangeEnd w:id="827"/>
      <w:r>
        <w:commentReference w:id="827"/>
      </w:r>
    </w:p>
    <w:sectPr>
      <w:pgSz w:w="11906" w:h="16838" w:orient="portrait"/>
      <w:pgMar w:left="1701" w:right="850" w:top="1134" w:bottom="1134" w:gutter="0" w:header="708" w:footer="708"/>
      <w:headerReference r:id="rId9" w:type="default"/>
      <w:headerReference r:id="rId12" w:type="first"/>
      <w:headerReference r:id="rId8" w:type="even"/>
      <w:footerReference r:id="rId11" w:type="default"/>
      <w:footerReference r:id="rId13" w:type="first"/>
      <w:footerReference r:id="rId10" w:type="even"/>
    </w:sectPr>
  </w:body>
</w:document>
</file>

<file path=word/comments.xml><?xml version="1.0" encoding="utf-8"?>
<w:comments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comment w:id="827" w:date="2026-07-10T12:03:41.640" w:author="AQA_admin" w:initials="A">
    <w:p w14:paraId="78b9a968">
      <w:r>
        <w:t>AQA</w:t>
      </w:r>
    </w:p>
  </w:comment>
</w:comments>
</file>

<file path=word/commentsExtended.xml><?xml version="1.0" encoding="utf-8"?>
<w15:commentsEx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15:commentEx w15:paraId="78b9a968" w15:done="false"/>
</w15:commentsEx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70CA5F7" w14:textId="77777777" w:rsidR="00905402" w:rsidRDefault="00905402" w:rsidP="00877513">
      <w:r>
        <w:separator/>
      </w:r>
    </w:p>
    <w:p w14:paraId="3B47E3DA" w14:textId="77777777" w:rsidR="00905402" w:rsidRDefault="00905402"/>
  </w:endnote>
  <w:endnote w:type="continuationSeparator" w:id="0">
    <w:p w14:paraId="33C5E054" w14:textId="77777777" w:rsidR="00905402" w:rsidRDefault="00905402" w:rsidP="00877513">
      <w:r>
        <w:continuationSeparator/>
      </w:r>
    </w:p>
    <w:p w14:paraId="493BB7EE" w14:textId="77777777" w:rsidR="00905402" w:rsidRDefault="0090540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4260db92">
    <w:pPr>
      <w:pStyle w:val="Footer"/>
    </w:pPr>
  </w:p>
  <w:p w14:paraId="18d43547"/>
  <w:p w14:paraId="200ca8fb"/>
</w:ftr>
</file>

<file path=word/footer2.xml><?xml version="1.0" encoding="utf-8"?>
<w:ft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4ff449ab">
    <w:pPr>
      <w:pStyle w:val="Footer"/>
      <w:jc w:val="center"/>
    </w:pPr>
    <w:r>
      <w:fldChar w:fldCharType="begin" w:fldLock="false"/>
      <w:instrText xml:space="preserve">PAGE \* "Arabic"</w:instrText>
      <w:fldChar w:fldCharType="separate"/>
    </w:r>
    <w:r>
      <w:t>1</w:t>
    </w:r>
    <w:r>
      <w:fldChar w:fldCharType="end"/>
    </w:r>
  </w:p>
  <w:p w14:paraId="69bafa2a">
    <w:pPr>
      <w:pStyle w:val="Footer"/>
    </w:pPr>
    <w:r>
      <w:t>justFooter</w:t>
    </w:r>
  </w:p>
  <w:p w14:paraId="451bfd51"/>
  <w:p w14:paraId="5dd1e105"/>
</w:ftr>
</file>

<file path=word/footer3.xml><?xml version="1.0" encoding="utf-8"?>
<w:ft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701d97ea">
    <w:pPr>
      <w:pStyle w:val="Footer"/>
      <w:rPr>
        <w:lang w:val="en-US"/>
      </w:rPr>
      <w:jc w:val="center"/>
    </w:pPr>
  </w:p>
  <w:p w14:paraId="3a59ecbc">
    <w:pPr>
      <w:pStyle w:val="Footer"/>
      <w:rPr>
        <w:lang w:val="en-US"/>
      </w:rPr>
    </w:pPr>
  </w:p>
  <w:p w14:paraId="26dbc489">
    <w:pPr>
      <w:pStyle w:val="Footer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453CE0" w14:textId="77777777" w:rsidR="00905402" w:rsidRDefault="00905402" w:rsidP="00877513">
      <w:r>
        <w:separator/>
      </w:r>
    </w:p>
    <w:p w14:paraId="263D2B3A" w14:textId="77777777" w:rsidR="00905402" w:rsidRDefault="00905402"/>
  </w:footnote>
  <w:footnote w:type="continuationSeparator" w:id="0">
    <w:p w14:paraId="66AF538D" w14:textId="77777777" w:rsidR="00905402" w:rsidRDefault="00905402" w:rsidP="00877513">
      <w:r>
        <w:continuationSeparator/>
      </w:r>
    </w:p>
    <w:p w14:paraId="6F25273B" w14:textId="77777777" w:rsidR="00905402" w:rsidRDefault="00905402"/>
  </w:footnote>
</w:footnotes>
</file>

<file path=word/header1.xml><?xml version="1.0" encoding="utf-8"?>
<w:hd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5d68f069">
    <w:pPr>
      <w:pStyle w:val="Header"/>
    </w:pPr>
  </w:p>
  <w:p w14:paraId="1ddbcca8"/>
  <w:p w14:paraId="1446fab6"/>
</w:hdr>
</file>

<file path=word/header2.xml><?xml version="1.0" encoding="utf-8"?>
<w:hd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>
    <w:pPr>
      <w:pStyle w:val="Header"/>
    </w:pPr>
    <w:r>
      <w:rPr>
        <w:sz w:val="22"/>
        <w:rFonts w:ascii="Times New Roman" w:hAnsi="Times New Roman"/>
        <w:lang w:val="ru-RU"/>
      </w:rPr>
      <w:t>justHeader</w:t>
    </w:r>
  </w:p>
</w:hdr>
</file>

<file path=word/header3.xml><?xml version="1.0" encoding="utf-8"?>
<w:hdr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p w14:paraId="5c909a18">
    <w:pPr>
      <w:pStyle w:val="Header"/>
      <w:rPr>
        <w:lang w:val="en-US"/>
      </w:rPr>
    </w:pPr>
  </w:p>
  <w:p w14:paraId="0b4e7c50">
    <w:pPr>
      <w:pStyle w:val="Header"/>
      <w:rPr>
        <w:lang w:val="en-US"/>
      </w:rPr>
      <w:jc w:val="center"/>
    </w:pPr>
  </w:p>
</w:hdr>
</file>

<file path=word/numbering.xml><?xml version="1.0" encoding="utf-8"?>
<w:numbering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abstractNum w:abstractNumId="0">
    <w:nsid w:val="ffffff7c"/>
    <w:multiLevelType w:val="singleLevel"/>
    <w:lvl w:ilvl="0">
      <w:start w:val="1"/>
      <w:numFmt w:val="decimal"/>
      <w:lvlText w:val="%1."/>
      <w:lvlJc w:val="left"/>
      <w:pPr>
        <w:ind w:left="1492" w:hanging="360"/>
        <w:tabs>
          <w:tab w:val="num" w:pos="1492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ffffff7d"/>
    <w:multiLevelType w:val="singleLevel"/>
    <w:lvl w:ilvl="0">
      <w:start w:val="1"/>
      <w:numFmt w:val="decimal"/>
      <w:lvlText w:val="%1."/>
      <w:lvlJc w:val="left"/>
      <w:pPr>
        <w:ind w:left="1209" w:hanging="360"/>
        <w:tabs>
          <w:tab w:val="num" w:pos="1209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ffffff7e"/>
    <w:multiLevelType w:val="singleLevel"/>
    <w:lvl w:ilvl="0">
      <w:start w:val="1"/>
      <w:numFmt w:val="decimal"/>
      <w:lvlText w:val="%1."/>
      <w:lvlJc w:val="left"/>
      <w:pPr>
        <w:ind w:left="926" w:hanging="360"/>
        <w:tabs>
          <w:tab w:val="num" w:pos="926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ffffff7f"/>
    <w:multiLevelType w:val="singleLevel"/>
    <w:lvl w:ilvl="0">
      <w:start w:val="1"/>
      <w:numFmt w:val="decimal"/>
      <w:lvlText w:val="%1."/>
      <w:lvlJc w:val="left"/>
      <w:pPr>
        <w:ind w:left="643" w:hanging="360"/>
        <w:tabs>
          <w:tab w:val="num" w:pos="643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ffffff80"/>
    <w:multiLevelType w:val="singleLevel"/>
    <w:lvl w:ilvl="0">
      <w:start w:val="1"/>
      <w:numFmt w:val="bullet"/>
      <w:lvlText w:val=""/>
      <w:lvlJc w:val="left"/>
      <w:pPr>
        <w:ind w:left="1492" w:hanging="360"/>
        <w:tabs>
          <w:tab w:val="num" w:pos="1492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ffffff81"/>
    <w:multiLevelType w:val="singleLevel"/>
    <w:lvl w:ilvl="0">
      <w:start w:val="1"/>
      <w:numFmt w:val="bullet"/>
      <w:lvlText w:val=""/>
      <w:lvlJc w:val="left"/>
      <w:pPr>
        <w:ind w:left="1209" w:hanging="360"/>
        <w:tabs>
          <w:tab w:val="num" w:pos="1209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ffffff82"/>
    <w:multiLevelType w:val="singleLevel"/>
    <w:lvl w:ilvl="0">
      <w:start w:val="1"/>
      <w:numFmt w:val="bullet"/>
      <w:lvlText w:val=""/>
      <w:lvlJc w:val="left"/>
      <w:pPr>
        <w:ind w:left="926" w:hanging="360"/>
        <w:tabs>
          <w:tab w:val="num" w:pos="926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ffffff83"/>
    <w:multiLevelType w:val="singleLevel"/>
    <w:lvl w:ilvl="0">
      <w:start w:val="1"/>
      <w:numFmt w:val="bullet"/>
      <w:lvlText w:val=""/>
      <w:lvlJc w:val="left"/>
      <w:pPr>
        <w:ind w:left="643" w:hanging="360"/>
        <w:tabs>
          <w:tab w:val="num" w:pos="643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ffffff88"/>
    <w:multiLevelType w:val="singleLevel"/>
    <w:lvl w:ilvl="0">
      <w:start w:val="1"/>
      <w:numFmt w:val="decimal"/>
      <w:lvlText w:val="%1."/>
      <w:lvlJc w:val="left"/>
      <w:pPr>
        <w:ind w:left="360" w:hanging="360"/>
        <w:tabs>
          <w:tab w:val="num" w:pos="360"/>
        </w:tabs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ffffff89"/>
    <w:multiLevelType w:val="singleLevel"/>
    <w:lvl w:ilvl="0">
      <w:start w:val="1"/>
      <w:numFmt w:val="bullet"/>
      <w:lvlText w:val=""/>
      <w:lvlJc w:val="left"/>
      <w:pPr>
        <w:ind w:left="360" w:hanging="360"/>
        <w:tabs>
          <w:tab w:val="num" w:pos="360"/>
        </w:tabs>
      </w:pPr>
      <w:rPr>
        <w:rFonts w:ascii="Symbol" w:hAnsi="Symbol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3381d42"/>
    <w:multiLevelType w:val="multilevel"/>
    <w:lvl w:ilvl="0">
      <w:start w:val="1"/>
      <w:numFmt w:val="lowerLetter"/>
      <w:lvlText w:val="(%1)"/>
      <w:lvlJc w:val="left"/>
      <w:pStyle w:val="DZ1"/>
      <w:pPr>
        <w:ind w:left="720" w:hanging="720"/>
        <w:tabs>
          <w:tab w:val="num" w:pos="720"/>
        </w:tabs>
      </w:pPr>
    </w:lvl>
    <w:lvl w:ilvl="1">
      <w:start w:val="1"/>
      <w:numFmt w:val="none"/>
      <w:lvlText w:val=""/>
      <w:lvlJc w:val="left"/>
      <w:pPr>
        <w:ind w:left="576" w:hanging="576"/>
        <w:tabs>
          <w:tab w:val="num" w:pos="576"/>
        </w:tabs>
      </w:pPr>
    </w:lvl>
    <w:lvl w:ilvl="2">
      <w:start w:val="1"/>
      <w:numFmt w:val="none"/>
      <w:lvlText w:val=""/>
      <w:lvlJc w:val="left"/>
      <w:pPr>
        <w:ind w:left="720" w:hanging="720"/>
        <w:tabs>
          <w:tab w:val="num" w:pos="720"/>
        </w:tabs>
      </w:pPr>
    </w:lvl>
    <w:lvl w:ilvl="3">
      <w:start w:val="1"/>
      <w:numFmt w:val="none"/>
      <w:lvlText w:val=""/>
      <w:lvlJc w:val="left"/>
      <w:pPr>
        <w:ind w:left="864" w:hanging="864"/>
        <w:tabs>
          <w:tab w:val="num" w:pos="864"/>
        </w:tabs>
      </w:pPr>
    </w:lvl>
    <w:lvl w:ilvl="4">
      <w:start w:val="1"/>
      <w:numFmt w:val="none"/>
      <w:lvlText w:val=""/>
      <w:lvlJc w:val="left"/>
      <w:pPr>
        <w:ind w:left="1008" w:hanging="1008"/>
        <w:tabs>
          <w:tab w:val="num" w:pos="1008"/>
        </w:tabs>
      </w:pPr>
    </w:lvl>
    <w:lvl w:ilvl="5">
      <w:start w:val="1"/>
      <w:numFmt w:val="none"/>
      <w:lvlText w:val=""/>
      <w:lvlJc w:val="left"/>
      <w:pPr>
        <w:ind w:left="1152" w:hanging="1152"/>
        <w:tabs>
          <w:tab w:val="num" w:pos="1152"/>
        </w:tabs>
      </w:pPr>
    </w:lvl>
    <w:lvl w:ilvl="6">
      <w:start w:val="1"/>
      <w:numFmt w:val="none"/>
      <w:lvlText w:val=""/>
      <w:lvlJc w:val="left"/>
      <w:pPr>
        <w:ind w:left="1296" w:hanging="1296"/>
        <w:tabs>
          <w:tab w:val="num" w:pos="1296"/>
        </w:tabs>
      </w:pPr>
    </w:lvl>
    <w:lvl w:ilvl="7">
      <w:start w:val="1"/>
      <w:numFmt w:val="none"/>
      <w:lvlText w:val=""/>
      <w:lvlJc w:val="left"/>
      <w:pPr>
        <w:ind w:left="1440" w:hanging="1440"/>
        <w:tabs>
          <w:tab w:val="num" w:pos="1440"/>
        </w:tabs>
      </w:pPr>
    </w:lvl>
    <w:lvl w:ilvl="8">
      <w:start w:val="1"/>
      <w:numFmt w:val="decimal"/>
      <w:lvlText w:val="%1.%2.%3.%4.%5.%6.%7.%8.%9"/>
      <w:lvlJc w:val="left"/>
      <w:pPr>
        <w:ind w:left="1584" w:hanging="1584"/>
        <w:tabs>
          <w:tab w:val="num" w:pos="1584"/>
        </w:tabs>
      </w:pPr>
    </w:lvl>
  </w:abstractNum>
  <w:abstractNum w:abstractNumId="11">
    <w:nsid w:val="0b8c27f5"/>
    <w:multiLevelType w:val="multilevel"/>
    <w:lvl w:ilvl="0">
      <w:start w:val="1"/>
      <w:numFmt w:val="upperRoman"/>
      <w:lvlText w:val="Статья %1."/>
      <w:lvlJc w:val="left"/>
      <w:pPr>
        <w:ind w:left="0" w:firstLine="0"/>
      </w:pPr>
    </w:lvl>
    <w:lvl w:ilvl="1">
      <w:start w:val="1"/>
      <w:numFmt w:val="decimalZero"/>
      <w:lvlText w:val="Раздел %1.%2"/>
      <w:isLgl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2">
    <w:nsid w:val="1134323d"/>
    <w:multiLevelType w:val="multilevel"/>
    <w:lvl w:ilvl="0">
      <w:start w:val="1"/>
      <w:numFmt w:val="decimal"/>
      <w:lvlText w:val="%1"/>
      <w:lvlJc w:val="left"/>
      <w:pStyle w:val="Schedule1"/>
      <w:pPr>
        <w:ind w:left="680" w:hanging="680"/>
        <w:tabs>
          <w:tab w:val="num" w:pos="680"/>
        </w:tabs>
      </w:pPr>
      <w:rPr>
        <w:b/>
        <w:i w:val="false"/>
        <w:sz w:val="22"/>
      </w:rPr>
    </w:lvl>
    <w:lvl w:ilvl="1">
      <w:start w:val="1"/>
      <w:numFmt w:val="decimal"/>
      <w:lvlText w:val="%1.%2"/>
      <w:lvlJc w:val="left"/>
      <w:pStyle w:val="Schedule2"/>
      <w:pPr>
        <w:ind w:left="680" w:hanging="680"/>
        <w:tabs>
          <w:tab w:val="num" w:pos="680"/>
        </w:tabs>
      </w:pPr>
      <w:rPr>
        <w:b/>
        <w:i w:val="false"/>
        <w:sz w:val="21"/>
      </w:rPr>
    </w:lvl>
    <w:lvl w:ilvl="2">
      <w:start w:val="1"/>
      <w:numFmt w:val="decimal"/>
      <w:lvlText w:val="%1.%2.%3"/>
      <w:lvlJc w:val="left"/>
      <w:pStyle w:val="Schedule3"/>
      <w:pPr>
        <w:ind w:left="1361" w:hanging="681"/>
        <w:tabs>
          <w:tab w:val="num" w:pos="1361"/>
        </w:tabs>
      </w:pPr>
      <w:rPr>
        <w:b/>
        <w:i w:val="false"/>
        <w:sz w:val="17"/>
      </w:rPr>
    </w:lvl>
    <w:lvl w:ilvl="3">
      <w:start w:val="1"/>
      <w:numFmt w:val="lowerRoman"/>
      <w:lvlText w:val="(%4)"/>
      <w:lvlJc w:val="left"/>
      <w:pStyle w:val="Schedule4"/>
      <w:pPr>
        <w:ind w:left="2041" w:hanging="680"/>
        <w:tabs>
          <w:tab w:val="num" w:pos="2041"/>
        </w:tabs>
      </w:pPr>
    </w:lvl>
    <w:lvl w:ilvl="4">
      <w:start w:val="1"/>
      <w:numFmt w:val="lowerLetter"/>
      <w:lvlText w:val="(%5)"/>
      <w:lvlJc w:val="left"/>
      <w:pStyle w:val="Schedule5"/>
      <w:pPr>
        <w:ind w:left="2608" w:hanging="567"/>
        <w:tabs>
          <w:tab w:val="num" w:pos="2608"/>
        </w:tabs>
      </w:pPr>
    </w:lvl>
    <w:lvl w:ilvl="5">
      <w:start w:val="1"/>
      <w:numFmt w:val="upperRoman"/>
      <w:lvlText w:val="(%6)"/>
      <w:lvlJc w:val="left"/>
      <w:pStyle w:val="Schedule6"/>
      <w:pPr>
        <w:ind w:left="3288" w:hanging="680"/>
        <w:tabs>
          <w:tab w:val="num" w:pos="3288"/>
        </w:tabs>
      </w:pPr>
    </w:lvl>
    <w:lvl w:ilvl="6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7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8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</w:abstractNum>
  <w:abstractNum w:abstractNumId="13">
    <w:nsid w:val="18f80f41"/>
    <w:multiLevelType w:val="multilevel"/>
    <w:lvl w:ilvl="0">
      <w:start w:val="1"/>
      <w:numFmt w:val="decimal"/>
      <w:lvlText w:val="%1."/>
      <w:lvlJc w:val="left"/>
      <w:pStyle w:val="DZ1-Alt"/>
      <w:pPr>
        <w:ind w:left="720" w:hanging="720"/>
      </w:pPr>
    </w:lvl>
    <w:lvl w:ilvl="1">
      <w:start w:val="1"/>
      <w:numFmt w:val="lowerLetter"/>
      <w:lvlText w:val="%2)"/>
      <w:lvlJc w:val="left"/>
      <w:pStyle w:val="DZ2-Alt"/>
      <w:pPr>
        <w:ind w:left="1440" w:hanging="720"/>
      </w:pPr>
    </w:lvl>
    <w:lvl w:ilvl="2">
      <w:start w:val="1"/>
      <w:numFmt w:val="lowerRoman"/>
      <w:lvlText w:val="%3)"/>
      <w:lvlJc w:val="left"/>
      <w:pStyle w:val="DZ3-Alt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1e903289"/>
    <w:multiLevelType w:val="multilevel"/>
    <w:lvl w:ilvl="0">
      <w:start w:val="1"/>
      <w:numFmt w:val="upperLetter"/>
      <w:lvlText w:val="(%1)"/>
      <w:lvlJc w:val="left"/>
      <w:pStyle w:val="Recitals"/>
      <w:pPr>
        <w:ind w:left="720" w:hanging="720"/>
        <w:tabs>
          <w:tab w:val="num" w:pos="720"/>
        </w:tabs>
      </w:pPr>
    </w:lvl>
    <w:lvl w:ilvl="1">
      <w:start w:val="1"/>
      <w:numFmt w:val="decimal"/>
      <w:lvlText w:val="%1.%2."/>
      <w:lvlJc w:val="left"/>
      <w:pPr>
        <w:ind w:left="792" w:hanging="432"/>
        <w:tabs>
          <w:tab w:val="num" w:pos="792"/>
        </w:tabs>
      </w:pPr>
    </w:lvl>
    <w:lvl w:ilvl="2">
      <w:start w:val="1"/>
      <w:numFmt w:val="decimal"/>
      <w:lvlText w:val="%1.%2.%3."/>
      <w:lvlJc w:val="left"/>
      <w:pPr>
        <w:ind w:left="1224" w:hanging="504"/>
        <w:tabs>
          <w:tab w:val="num" w:pos="1224"/>
        </w:tabs>
      </w:pPr>
    </w:lvl>
    <w:lvl w:ilvl="3">
      <w:start w:val="1"/>
      <w:numFmt w:val="decimal"/>
      <w:lvlText w:val="%1.%2.%3.%4."/>
      <w:lvlJc w:val="left"/>
      <w:pPr>
        <w:ind w:left="1728" w:hanging="648"/>
        <w:tabs>
          <w:tab w:val="num" w:pos="1800"/>
        </w:tabs>
      </w:pPr>
    </w:lvl>
    <w:lvl w:ilvl="4">
      <w:start w:val="1"/>
      <w:numFmt w:val="decimal"/>
      <w:lvlText w:val="%1.%2.%3.%4.%5."/>
      <w:lvlJc w:val="left"/>
      <w:pPr>
        <w:ind w:left="2232" w:hanging="792"/>
        <w:tabs>
          <w:tab w:val="num" w:pos="2520"/>
        </w:tabs>
      </w:pPr>
    </w:lvl>
    <w:lvl w:ilvl="5">
      <w:start w:val="1"/>
      <w:numFmt w:val="decimal"/>
      <w:lvlText w:val="%1.%2.%3.%4.%5.%6."/>
      <w:lvlJc w:val="left"/>
      <w:pPr>
        <w:ind w:left="2736" w:hanging="936"/>
        <w:tabs>
          <w:tab w:val="num" w:pos="2880"/>
        </w:tabs>
      </w:pPr>
    </w:lvl>
    <w:lvl w:ilvl="6">
      <w:start w:val="1"/>
      <w:numFmt w:val="decimal"/>
      <w:lvlText w:val="%1.%2.%3.%4.%5.%6.%7."/>
      <w:lvlJc w:val="left"/>
      <w:pPr>
        <w:ind w:left="3240" w:hanging="1080"/>
        <w:tabs>
          <w:tab w:val="num" w:pos="3600"/>
        </w:tabs>
      </w:pPr>
    </w:lvl>
    <w:lvl w:ilvl="7">
      <w:start w:val="1"/>
      <w:numFmt w:val="decimal"/>
      <w:lvlText w:val="%1.%2.%3.%4.%5.%6.%7.%8."/>
      <w:lvlJc w:val="left"/>
      <w:pPr>
        <w:ind w:left="3744" w:hanging="1224"/>
        <w:tabs>
          <w:tab w:val="num" w:pos="3960"/>
        </w:tabs>
      </w:pPr>
    </w:lvl>
    <w:lvl w:ilvl="8">
      <w:start w:val="1"/>
      <w:numFmt w:val="decimal"/>
      <w:lvlText w:val="%1.%2.%3.%4.%5.%6.%7.%8.%9."/>
      <w:lvlJc w:val="left"/>
      <w:pPr>
        <w:ind w:left="4320" w:hanging="1440"/>
        <w:tabs>
          <w:tab w:val="num" w:pos="4680"/>
        </w:tabs>
      </w:pPr>
    </w:lvl>
  </w:abstractNum>
  <w:abstractNum w:abstractNumId="15">
    <w:nsid w:val="274e283a"/>
    <w:multiLevelType w:val="multilevel"/>
    <w:lvl w:ilvl="0">
      <w:start w:val="1"/>
      <w:numFmt w:val="decimal"/>
      <w:lvlText w:val="%1."/>
      <w:lvlJc w:val="left"/>
      <w:pPr>
        <w:ind w:left="0" w:firstLine="0"/>
        <w:tabs>
          <w:tab w:val="num" w:pos="720"/>
        </w:tabs>
      </w:pPr>
    </w:lvl>
    <w:lvl w:ilvl="1">
      <w:start w:val="1"/>
      <w:numFmt w:val="decimal"/>
      <w:lvlText w:val="%1.%2"/>
      <w:lvlJc w:val="left"/>
      <w:pPr>
        <w:ind w:left="0" w:firstLine="0"/>
        <w:tabs>
          <w:tab w:val="num" w:pos="720"/>
        </w:tabs>
      </w:pPr>
    </w:lvl>
    <w:lvl w:ilvl="2">
      <w:start w:val="1"/>
      <w:numFmt w:val="decimal"/>
      <w:lvlText w:val="%1.%2.%3"/>
      <w:lvlJc w:val="left"/>
      <w:pPr>
        <w:ind w:left="1440" w:hanging="720"/>
        <w:tabs>
          <w:tab w:val="num" w:pos="1440"/>
        </w:tabs>
      </w:pPr>
    </w:lvl>
    <w:lvl w:ilvl="3">
      <w:start w:val="1"/>
      <w:numFmt w:val="none"/>
      <w:lvlText w:val=""/>
      <w:lvlJc w:val="left"/>
      <w:pPr>
        <w:ind w:left="2160" w:hanging="720"/>
        <w:tabs>
          <w:tab w:val="num" w:pos="2160"/>
        </w:tabs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>
    <w:nsid w:val="2c4f7c43"/>
    <w:multiLevelType w:val="multilevel"/>
    <w:lvl w:ilvl="0">
      <w:start w:val="1"/>
      <w:numFmt w:val="decimal"/>
      <w:lvlText w:val="(%1)"/>
      <w:lvlJc w:val="left"/>
      <w:pStyle w:val="DZ4"/>
      <w:pPr>
        <w:ind w:left="2880" w:hanging="720"/>
        <w:tabs>
          <w:tab w:val="num" w:pos="2880"/>
        </w:tabs>
      </w:pPr>
    </w:lvl>
    <w:lvl w:ilvl="1">
      <w:start w:val="1"/>
      <w:numFmt w:val="none"/>
      <w:lvlText w:val=""/>
      <w:lvlJc w:val="left"/>
      <w:pPr>
        <w:ind w:left="2952" w:hanging="432"/>
        <w:tabs>
          <w:tab w:val="num" w:pos="2952"/>
        </w:tabs>
      </w:pPr>
    </w:lvl>
    <w:lvl w:ilvl="2">
      <w:start w:val="1"/>
      <w:numFmt w:val="none"/>
      <w:lvlText w:val=""/>
      <w:lvlJc w:val="left"/>
      <w:pPr>
        <w:ind w:left="3384" w:hanging="504"/>
        <w:tabs>
          <w:tab w:val="num" w:pos="3384"/>
        </w:tabs>
      </w:pPr>
    </w:lvl>
    <w:lvl w:ilvl="3">
      <w:start w:val="1"/>
      <w:numFmt w:val="none"/>
      <w:lvlText w:val=""/>
      <w:lvlJc w:val="left"/>
      <w:pPr>
        <w:ind w:left="3888" w:hanging="648"/>
        <w:tabs>
          <w:tab w:val="num" w:pos="3960"/>
        </w:tabs>
      </w:pPr>
    </w:lvl>
    <w:lvl w:ilvl="4">
      <w:start w:val="1"/>
      <w:numFmt w:val="none"/>
      <w:lvlText w:val=""/>
      <w:lvlJc w:val="left"/>
      <w:pPr>
        <w:ind w:left="4392" w:hanging="792"/>
        <w:tabs>
          <w:tab w:val="num" w:pos="4680"/>
        </w:tabs>
      </w:pPr>
    </w:lvl>
    <w:lvl w:ilvl="5">
      <w:start w:val="1"/>
      <w:numFmt w:val="none"/>
      <w:lvlText w:val=""/>
      <w:lvlJc w:val="left"/>
      <w:pPr>
        <w:ind w:left="4896" w:hanging="936"/>
        <w:tabs>
          <w:tab w:val="num" w:pos="5040"/>
        </w:tabs>
      </w:pPr>
    </w:lvl>
    <w:lvl w:ilvl="6">
      <w:start w:val="1"/>
      <w:numFmt w:val="none"/>
      <w:lvlText w:val=""/>
      <w:lvlJc w:val="left"/>
      <w:pPr>
        <w:ind w:left="5400" w:hanging="1080"/>
        <w:tabs>
          <w:tab w:val="num" w:pos="5760"/>
        </w:tabs>
      </w:pPr>
    </w:lvl>
    <w:lvl w:ilvl="7">
      <w:start w:val="1"/>
      <w:numFmt w:val="decimal"/>
      <w:lvlText w:val="%1.%2.%3.%4.%5.%6.%7.%8."/>
      <w:lvlJc w:val="left"/>
      <w:pPr>
        <w:ind w:left="5904" w:hanging="1224"/>
        <w:tabs>
          <w:tab w:val="num" w:pos="6120"/>
        </w:tabs>
      </w:pPr>
    </w:lvl>
    <w:lvl w:ilvl="8">
      <w:start w:val="1"/>
      <w:numFmt w:val="decimal"/>
      <w:lvlText w:val="%1.%2.%3.%4.%5.%6.%7.%8.%9."/>
      <w:lvlJc w:val="left"/>
      <w:pPr>
        <w:ind w:left="6480" w:hanging="1440"/>
        <w:tabs>
          <w:tab w:val="num" w:pos="6840"/>
        </w:tabs>
      </w:pPr>
    </w:lvl>
  </w:abstractNum>
  <w:abstractNum w:abstractNumId="17">
    <w:nsid w:val="32604b12"/>
    <w:multiLevelType w:val="multilevel"/>
    <w:lvl w:ilvl="0">
      <w:start w:val="1"/>
      <w:numFmt w:val="lowerLetter"/>
      <w:lvlText w:val="(%1)"/>
      <w:lvlJc w:val="left"/>
      <w:pStyle w:val="DZ40"/>
      <w:pPr>
        <w:ind w:left="2880" w:hanging="720"/>
        <w:tabs>
          <w:tab w:val="num" w:pos="2880"/>
        </w:tabs>
      </w:pPr>
      <w:rPr>
        <w:sz w:val="22"/>
        <w:rFonts w:ascii="Times New Roman" w:hAnsi="Times New Roman"/>
      </w:rPr>
    </w:lvl>
    <w:lvl w:ilvl="1">
      <w:start w:val="1"/>
      <w:numFmt w:val="none"/>
      <w:lvlText w:val=""/>
      <w:lvlJc w:val="left"/>
      <w:pPr>
        <w:ind w:left="2736" w:hanging="576"/>
        <w:tabs>
          <w:tab w:val="num" w:pos="2736"/>
        </w:tabs>
      </w:pPr>
    </w:lvl>
    <w:lvl w:ilvl="2">
      <w:start w:val="1"/>
      <w:numFmt w:val="none"/>
      <w:lvlText w:val=""/>
      <w:lvlJc w:val="left"/>
      <w:pPr>
        <w:ind w:left="2880" w:hanging="720"/>
        <w:tabs>
          <w:tab w:val="num" w:pos="2880"/>
        </w:tabs>
      </w:pPr>
    </w:lvl>
    <w:lvl w:ilvl="3">
      <w:start w:val="1"/>
      <w:numFmt w:val="none"/>
      <w:lvlText w:val=""/>
      <w:lvlJc w:val="left"/>
      <w:pPr>
        <w:ind w:left="3024" w:hanging="864"/>
        <w:tabs>
          <w:tab w:val="num" w:pos="3024"/>
        </w:tabs>
      </w:pPr>
    </w:lvl>
    <w:lvl w:ilvl="4">
      <w:start w:val="1"/>
      <w:numFmt w:val="none"/>
      <w:lvlText w:val=""/>
      <w:lvlJc w:val="left"/>
      <w:pPr>
        <w:ind w:left="3168" w:hanging="1008"/>
        <w:tabs>
          <w:tab w:val="num" w:pos="3168"/>
        </w:tabs>
      </w:pPr>
    </w:lvl>
    <w:lvl w:ilvl="5">
      <w:start w:val="1"/>
      <w:numFmt w:val="none"/>
      <w:lvlText w:val=""/>
      <w:lvlJc w:val="left"/>
      <w:pPr>
        <w:ind w:left="3312" w:hanging="1152"/>
        <w:tabs>
          <w:tab w:val="num" w:pos="3312"/>
        </w:tabs>
      </w:pPr>
    </w:lvl>
    <w:lvl w:ilvl="6">
      <w:start w:val="1"/>
      <w:numFmt w:val="none"/>
      <w:lvlText w:val=""/>
      <w:lvlJc w:val="left"/>
      <w:pPr>
        <w:ind w:left="3456" w:hanging="1296"/>
        <w:tabs>
          <w:tab w:val="num" w:pos="3456"/>
        </w:tabs>
      </w:pPr>
    </w:lvl>
    <w:lvl w:ilvl="7">
      <w:start w:val="1"/>
      <w:numFmt w:val="none"/>
      <w:lvlText w:val=""/>
      <w:lvlJc w:val="left"/>
      <w:pPr>
        <w:ind w:left="3600" w:hanging="1440"/>
        <w:tabs>
          <w:tab w:val="num" w:pos="3600"/>
        </w:tabs>
      </w:pPr>
    </w:lvl>
    <w:lvl w:ilvl="8">
      <w:start w:val="1"/>
      <w:numFmt w:val="decimal"/>
      <w:lvlText w:val="%1.%2.%3.%4.%5.%6.%7.%8.%9"/>
      <w:lvlJc w:val="left"/>
      <w:pPr>
        <w:ind w:left="3744" w:hanging="1584"/>
        <w:tabs>
          <w:tab w:val="num" w:pos="3744"/>
        </w:tabs>
      </w:pPr>
    </w:lvl>
  </w:abstractNum>
  <w:abstractNum w:abstractNumId="18">
    <w:nsid w:val="33767288"/>
    <w:multiLevelType w:val="multilevel"/>
    <w:lvl w:ilvl="0">
      <w:start w:val="1"/>
      <w:numFmt w:val="decimal"/>
      <w:lvlText w:val="(%1)"/>
      <w:lvlJc w:val="left"/>
      <w:pStyle w:val="DZ2"/>
      <w:pPr>
        <w:ind w:left="1440" w:hanging="720"/>
        <w:tabs>
          <w:tab w:val="num" w:pos="1440"/>
        </w:tabs>
      </w:pPr>
    </w:lvl>
    <w:lvl w:ilvl="1">
      <w:start w:val="1"/>
      <w:numFmt w:val="none"/>
      <w:lvlText w:val=""/>
      <w:suff w:val="nothing"/>
      <w:lvlJc w:val="left"/>
      <w:pPr>
        <w:ind w:left="720" w:firstLine="0"/>
      </w:pPr>
    </w:lvl>
    <w:lvl w:ilvl="2">
      <w:start w:val="1"/>
      <w:numFmt w:val="none"/>
      <w:lvlText w:val=""/>
      <w:suff w:val="nothing"/>
      <w:lvlJc w:val="left"/>
      <w:pPr>
        <w:ind w:left="720" w:firstLine="0"/>
      </w:pPr>
    </w:lvl>
    <w:lvl w:ilvl="3">
      <w:start w:val="1"/>
      <w:numFmt w:val="none"/>
      <w:lvlText w:val=""/>
      <w:suff w:val="nothing"/>
      <w:lvlJc w:val="left"/>
      <w:pPr>
        <w:ind w:left="720" w:firstLine="0"/>
      </w:pPr>
    </w:lvl>
    <w:lvl w:ilvl="4">
      <w:start w:val="1"/>
      <w:numFmt w:val="none"/>
      <w:lvlText w:val=""/>
      <w:suff w:val="nothing"/>
      <w:lvlJc w:val="left"/>
      <w:pPr>
        <w:ind w:left="720" w:firstLine="0"/>
      </w:pPr>
    </w:lvl>
    <w:lvl w:ilvl="5">
      <w:start w:val="1"/>
      <w:numFmt w:val="none"/>
      <w:lvlText w:val=""/>
      <w:suff w:val="nothing"/>
      <w:lvlJc w:val="left"/>
      <w:pPr>
        <w:ind w:left="720" w:firstLine="0"/>
      </w:pPr>
    </w:lvl>
    <w:lvl w:ilvl="6">
      <w:start w:val="1"/>
      <w:numFmt w:val="none"/>
      <w:lvlText w:val=""/>
      <w:suff w:val="nothing"/>
      <w:lvlJc w:val="left"/>
      <w:pPr>
        <w:ind w:left="720" w:firstLine="0"/>
      </w:pPr>
    </w:lvl>
    <w:lvl w:ilvl="7">
      <w:start w:val="1"/>
      <w:numFmt w:val="none"/>
      <w:lvlText w:val=""/>
      <w:suff w:val="nothing"/>
      <w:lvlJc w:val="left"/>
      <w:pPr>
        <w:ind w:left="720" w:firstLine="0"/>
      </w:pPr>
    </w:lvl>
    <w:lvl w:ilvl="8">
      <w:start w:val="1"/>
      <w:numFmt w:val="none"/>
      <w:lvlText w:val=""/>
      <w:suff w:val="nothing"/>
      <w:lvlJc w:val="left"/>
      <w:pPr>
        <w:ind w:left="720" w:firstLine="0"/>
      </w:pPr>
    </w:lvl>
  </w:abstractNum>
  <w:abstractNum w:abstractNumId="19">
    <w:nsid w:val="39db37a9"/>
    <w:multiLevelType w:val="multilevel"/>
    <w:lvl w:ilvl="0">
      <w:start w:val="1"/>
      <w:numFmt w:val="decimal"/>
      <w:lvlText w:val="(%1)"/>
      <w:lvlJc w:val="left"/>
      <w:pStyle w:val="DZ--Alt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>
    <w:nsid w:val="3a576a38"/>
    <w:multiLevelType w:val="multilevel"/>
    <w:lvl w:ilvl="0">
      <w:start w:val="1"/>
      <w:numFmt w:val="lowerLetter"/>
      <w:lvlText w:val="(%1)"/>
      <w:lvlJc w:val="left"/>
      <w:pStyle w:val="DZ5"/>
      <w:pPr>
        <w:ind w:left="3578" w:hanging="720"/>
        <w:tabs>
          <w:tab w:val="num" w:pos="3578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rFonts w:ascii="Times New Roman" w:hAnsi="Times New Roman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3434" w:hanging="576"/>
        <w:tabs>
          <w:tab w:val="num" w:pos="3434"/>
        </w:tabs>
      </w:pPr>
    </w:lvl>
    <w:lvl w:ilvl="2">
      <w:start w:val="1"/>
      <w:numFmt w:val="none"/>
      <w:lvlText w:val=""/>
      <w:lvlJc w:val="left"/>
      <w:pPr>
        <w:ind w:left="3578" w:hanging="720"/>
        <w:tabs>
          <w:tab w:val="num" w:pos="3578"/>
        </w:tabs>
      </w:pPr>
    </w:lvl>
    <w:lvl w:ilvl="3">
      <w:start w:val="1"/>
      <w:numFmt w:val="none"/>
      <w:lvlText w:val=""/>
      <w:lvlJc w:val="left"/>
      <w:pPr>
        <w:ind w:left="3722" w:hanging="864"/>
        <w:tabs>
          <w:tab w:val="num" w:pos="3722"/>
        </w:tabs>
      </w:pPr>
    </w:lvl>
    <w:lvl w:ilvl="4">
      <w:start w:val="1"/>
      <w:numFmt w:val="none"/>
      <w:lvlText w:val=""/>
      <w:lvlJc w:val="left"/>
      <w:pPr>
        <w:ind w:left="3866" w:hanging="1008"/>
        <w:tabs>
          <w:tab w:val="num" w:pos="3866"/>
        </w:tabs>
      </w:pPr>
    </w:lvl>
    <w:lvl w:ilvl="5">
      <w:start w:val="1"/>
      <w:numFmt w:val="none"/>
      <w:lvlText w:val=""/>
      <w:lvlJc w:val="left"/>
      <w:pPr>
        <w:ind w:left="4010" w:hanging="1152"/>
        <w:tabs>
          <w:tab w:val="num" w:pos="4010"/>
        </w:tabs>
      </w:pPr>
    </w:lvl>
    <w:lvl w:ilvl="6">
      <w:start w:val="1"/>
      <w:numFmt w:val="none"/>
      <w:lvlText w:val=""/>
      <w:lvlJc w:val="left"/>
      <w:pPr>
        <w:ind w:left="4154" w:hanging="1296"/>
        <w:tabs>
          <w:tab w:val="num" w:pos="4154"/>
        </w:tabs>
      </w:pPr>
    </w:lvl>
    <w:lvl w:ilvl="7">
      <w:start w:val="1"/>
      <w:numFmt w:val="none"/>
      <w:lvlText w:val=""/>
      <w:lvlJc w:val="left"/>
      <w:pPr>
        <w:ind w:left="4298" w:hanging="1440"/>
        <w:tabs>
          <w:tab w:val="num" w:pos="4298"/>
        </w:tabs>
      </w:pPr>
    </w:lvl>
    <w:lvl w:ilvl="8">
      <w:start w:val="1"/>
      <w:numFmt w:val="decimal"/>
      <w:lvlText w:val="%1.%2.%3.%4.%5.%6.%7.%8.%9"/>
      <w:lvlJc w:val="left"/>
      <w:pPr>
        <w:ind w:left="4442" w:hanging="1584"/>
        <w:tabs>
          <w:tab w:val="num" w:pos="4442"/>
        </w:tabs>
      </w:pPr>
    </w:lvl>
  </w:abstractNum>
  <w:abstractNum w:abstractNumId="21">
    <w:nsid w:val="45062b4a"/>
    <w:multiLevelType w:val="multilevel"/>
    <w:lvl w:ilvl="0">
      <w:start w:val="1"/>
      <w:numFmt w:val="lowerLetter"/>
      <w:lvlText w:val="(%1)"/>
      <w:lvlJc w:val="left"/>
      <w:pStyle w:val="DZ1-Alt0"/>
      <w:pPr>
        <w:ind w:left="720" w:hanging="720"/>
      </w:pPr>
    </w:lvl>
    <w:lvl w:ilvl="1">
      <w:start w:val="1"/>
      <w:numFmt w:val="lowerLetter"/>
      <w:lvlText w:val="(%2)"/>
      <w:lvlJc w:val="left"/>
      <w:pStyle w:val="DZ2-Alt0"/>
      <w:pPr>
        <w:ind w:left="1440" w:hanging="720"/>
      </w:pPr>
    </w:lvl>
    <w:lvl w:ilvl="2">
      <w:start w:val="1"/>
      <w:numFmt w:val="lowerLetter"/>
      <w:lvlText w:val="(%3)"/>
      <w:lvlJc w:val="left"/>
      <w:pStyle w:val="DZ3-Alt0"/>
      <w:pPr>
        <w:ind w:left="2160" w:hanging="720"/>
        <w:tabs>
          <w:tab w:val="num" w:pos="1440"/>
        </w:tabs>
      </w:pPr>
    </w:lvl>
    <w:lvl w:ilvl="3">
      <w:start w:val="1"/>
      <w:numFmt w:val="lowerLetter"/>
      <w:lvlText w:val="(%4)"/>
      <w:lvlJc w:val="left"/>
      <w:pStyle w:val="DZ4-Alt"/>
      <w:pPr>
        <w:ind w:left="2880" w:hanging="720"/>
        <w:tabs>
          <w:tab w:val="num" w:pos="2160"/>
        </w:tabs>
      </w:pPr>
    </w:lvl>
    <w:lvl w:ilvl="4">
      <w:start w:val="1"/>
      <w:numFmt w:val="lowerLetter"/>
      <w:lvlText w:val="(%5)"/>
      <w:lvlJc w:val="left"/>
      <w:pStyle w:val="DZ5-Alt"/>
      <w:pPr>
        <w:ind w:left="3600" w:hanging="72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>
    <w:nsid w:val="4c9c4a49"/>
    <w:multiLevelType w:val="multilevel"/>
    <w:lvl w:ilvl="0">
      <w:start w:val="1"/>
      <w:numFmt w:val="decimal"/>
      <w:lvlText w:val="(%1)"/>
      <w:lvlJc w:val="left"/>
      <w:pStyle w:val="DZ50"/>
      <w:pPr>
        <w:ind w:left="3578" w:hanging="720"/>
        <w:tabs>
          <w:tab w:val="num" w:pos="3578"/>
        </w:tabs>
      </w:pPr>
    </w:lvl>
    <w:lvl w:ilvl="1">
      <w:start w:val="1"/>
      <w:numFmt w:val="none"/>
      <w:lvlText w:val=""/>
      <w:lvlJc w:val="left"/>
      <w:pPr>
        <w:ind w:left="3650" w:hanging="432"/>
        <w:tabs>
          <w:tab w:val="num" w:pos="3650"/>
        </w:tabs>
      </w:pPr>
    </w:lvl>
    <w:lvl w:ilvl="2">
      <w:start w:val="1"/>
      <w:numFmt w:val="none"/>
      <w:lvlText w:val=""/>
      <w:lvlJc w:val="left"/>
      <w:pPr>
        <w:ind w:left="4082" w:hanging="504"/>
        <w:tabs>
          <w:tab w:val="num" w:pos="4082"/>
        </w:tabs>
      </w:pPr>
    </w:lvl>
    <w:lvl w:ilvl="3">
      <w:start w:val="1"/>
      <w:numFmt w:val="none"/>
      <w:lvlText w:val=""/>
      <w:lvlJc w:val="left"/>
      <w:pPr>
        <w:ind w:left="4586" w:hanging="648"/>
        <w:tabs>
          <w:tab w:val="num" w:pos="4658"/>
        </w:tabs>
      </w:pPr>
    </w:lvl>
    <w:lvl w:ilvl="4">
      <w:start w:val="1"/>
      <w:numFmt w:val="none"/>
      <w:lvlText w:val=""/>
      <w:lvlJc w:val="left"/>
      <w:pPr>
        <w:ind w:left="5090" w:hanging="792"/>
        <w:tabs>
          <w:tab w:val="num" w:pos="5378"/>
        </w:tabs>
      </w:pPr>
    </w:lvl>
    <w:lvl w:ilvl="5">
      <w:start w:val="1"/>
      <w:numFmt w:val="none"/>
      <w:lvlText w:val=""/>
      <w:lvlJc w:val="left"/>
      <w:pPr>
        <w:ind w:left="5594" w:hanging="936"/>
        <w:tabs>
          <w:tab w:val="num" w:pos="5738"/>
        </w:tabs>
      </w:pPr>
    </w:lvl>
    <w:lvl w:ilvl="6">
      <w:start w:val="1"/>
      <w:numFmt w:val="none"/>
      <w:lvlText w:val=""/>
      <w:lvlJc w:val="left"/>
      <w:pPr>
        <w:ind w:left="6098" w:hanging="1080"/>
        <w:tabs>
          <w:tab w:val="num" w:pos="6458"/>
        </w:tabs>
      </w:pPr>
    </w:lvl>
    <w:lvl w:ilvl="7">
      <w:start w:val="1"/>
      <w:numFmt w:val="decimal"/>
      <w:lvlText w:val="%1.%2.%3.%4.%5.%6.%7.%8."/>
      <w:lvlJc w:val="left"/>
      <w:pPr>
        <w:ind w:left="6602" w:hanging="1224"/>
        <w:tabs>
          <w:tab w:val="num" w:pos="6818"/>
        </w:tabs>
      </w:pPr>
    </w:lvl>
    <w:lvl w:ilvl="8">
      <w:start w:val="1"/>
      <w:numFmt w:val="decimal"/>
      <w:lvlText w:val="%1.%2.%3.%4.%5.%6.%7.%8.%9."/>
      <w:lvlJc w:val="left"/>
      <w:pPr>
        <w:ind w:left="7178" w:hanging="1440"/>
        <w:tabs>
          <w:tab w:val="num" w:pos="7538"/>
        </w:tabs>
      </w:pPr>
    </w:lvl>
  </w:abstractNum>
  <w:abstractNum w:abstractNumId="23">
    <w:nsid w:val="519d4588"/>
    <w:multiLevelType w:val="multilevel"/>
    <w:lvl w:ilvl="0">
      <w:start w:val="1"/>
      <w:numFmt w:val="decimal"/>
      <w:lvlText w:val="%1."/>
      <w:lvlJc w:val="left"/>
      <w:pStyle w:val="DZ10"/>
      <w:pPr>
        <w:ind w:left="720" w:hanging="720"/>
      </w:pPr>
    </w:lvl>
    <w:lvl w:ilvl="1">
      <w:start w:val="1"/>
      <w:numFmt w:val="decimal"/>
      <w:lvlText w:val="%1.%2"/>
      <w:lvlJc w:val="left"/>
      <w:pStyle w:val="DZ11"/>
      <w:pPr>
        <w:ind w:left="720" w:hanging="720"/>
      </w:pPr>
    </w:lvl>
    <w:lvl w:ilvl="2">
      <w:start w:val="1"/>
      <w:numFmt w:val="decimal"/>
      <w:lvlText w:val="%1.%2.%3"/>
      <w:lvlJc w:val="left"/>
      <w:pStyle w:val="DZ3-111"/>
      <w:pPr>
        <w:ind w:left="720" w:hanging="720"/>
      </w:pPr>
    </w:lvl>
    <w:lvl w:ilvl="3">
      <w:start w:val="1"/>
      <w:numFmt w:val="lowerLetter"/>
      <w:lvlText w:val="(%4)"/>
      <w:lvlJc w:val="left"/>
      <w:pStyle w:val="DZ"/>
      <w:pPr>
        <w:ind w:left="1440" w:hanging="720"/>
        <w:tabs>
          <w:tab w:val="num" w:pos="1440"/>
        </w:tabs>
      </w:pPr>
    </w:lvl>
    <w:lvl w:ilvl="4">
      <w:start w:val="1"/>
      <w:numFmt w:val="lowerRoman"/>
      <w:lvlText w:val="(%5)"/>
      <w:lvlJc w:val="left"/>
      <w:pStyle w:val="DZi"/>
      <w:pPr>
        <w:ind w:left="2160" w:hanging="720"/>
      </w:pPr>
    </w:lvl>
    <w:lvl w:ilvl="5">
      <w:start w:val="1"/>
      <w:numFmt w:val="upperLetter"/>
      <w:lvlText w:val="(%6)"/>
      <w:lvlJc w:val="left"/>
      <w:pStyle w:val="DZ51"/>
      <w:pPr>
        <w:ind w:left="2880" w:hanging="720"/>
      </w:pPr>
    </w:lvl>
    <w:lvl w:ilvl="6">
      <w:start w:val="1"/>
      <w:numFmt w:val="decimal"/>
      <w:lvlText w:val="%7."/>
      <w:lvlJc w:val="left"/>
      <w:pPr>
        <w:ind w:left="720" w:hanging="720"/>
      </w:p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left"/>
      <w:pPr>
        <w:ind w:left="720" w:hanging="720"/>
      </w:pPr>
    </w:lvl>
  </w:abstractNum>
  <w:abstractNum w:abstractNumId="24">
    <w:nsid w:val="54d7757a"/>
    <w:multiLevelType w:val="multilevel"/>
    <w:lvl w:ilvl="0">
      <w:start w:val="1"/>
      <w:numFmt w:val="decimal"/>
      <w:lvlText w:val="%1."/>
      <w:lvlJc w:val="left"/>
      <w:pStyle w:val="DZ12"/>
      <w:pPr>
        <w:ind w:left="720" w:hanging="720"/>
      </w:pPr>
    </w:lvl>
    <w:lvl w:ilvl="1">
      <w:start w:val="1"/>
      <w:numFmt w:val="decimal"/>
      <w:lvlText w:val="%1.%2."/>
      <w:lvlJc w:val="left"/>
      <w:pStyle w:val="DZ110"/>
      <w:pPr>
        <w:ind w:left="720" w:hanging="720"/>
      </w:pPr>
    </w:lvl>
    <w:lvl w:ilvl="2">
      <w:start w:val="1"/>
      <w:numFmt w:val="decimal"/>
      <w:lvlText w:val="%1.%2.%3."/>
      <w:lvlJc w:val="left"/>
      <w:pStyle w:val="DZ111"/>
      <w:pPr>
        <w:ind w:left="720" w:hanging="720"/>
      </w:pPr>
      <w:rPr>
        <w:color w:val="auto"/>
      </w:rPr>
    </w:lvl>
    <w:lvl w:ilvl="3">
      <w:start w:val="1"/>
      <w:numFmt w:val="decimal"/>
      <w:lvlText w:val="%1.%2.%3.%4."/>
      <w:lvlJc w:val="left"/>
      <w:pStyle w:val="DZ1111"/>
      <w:pPr>
        <w:ind w:left="720" w:hanging="720"/>
      </w:pPr>
    </w:lvl>
    <w:lvl w:ilvl="4">
      <w:start w:val="1"/>
      <w:numFmt w:val="russianLower"/>
      <w:lvlText w:val="(%5)"/>
      <w:lvlJc w:val="left"/>
      <w:pStyle w:val="DZ52"/>
      <w:pPr>
        <w:ind w:left="1440" w:hanging="720"/>
        <w:tabs>
          <w:tab w:val="num" w:pos="5670"/>
        </w:tabs>
      </w:pPr>
    </w:lvl>
    <w:lvl w:ilvl="5">
      <w:start w:val="1"/>
      <w:numFmt w:val="bullet"/>
      <w:lvlText w:val=""/>
      <w:lvlJc w:val="left"/>
      <w:pPr>
        <w:ind w:left="1440" w:hanging="720"/>
      </w:pPr>
      <w:rPr>
        <w:rFonts w:ascii="Symbol" w:hAnsi="Symbol"/>
      </w:rPr>
    </w:lvl>
    <w:lvl w:ilvl="6">
      <w:start w:val="1"/>
      <w:numFmt w:val="bullet"/>
      <w:lvlText w:val=""/>
      <w:lvlJc w:val="left"/>
      <w:pStyle w:val="DZ6"/>
      <w:pPr>
        <w:ind w:left="1440" w:hanging="720"/>
      </w:pPr>
      <w:rPr>
        <w:color w:val="auto"/>
        <w:rFonts w:ascii="Symbol" w:hAnsi="Symbol"/>
      </w:rPr>
    </w:lvl>
    <w:lvl w:ilvl="7">
      <w:start w:val="1"/>
      <w:numFmt w:val="lowerLetter"/>
      <w:lvlText w:val="%8."/>
      <w:lvlJc w:val="left"/>
      <w:pPr>
        <w:ind w:left="720" w:hanging="720"/>
      </w:pPr>
    </w:lvl>
    <w:lvl w:ilvl="8">
      <w:start w:val="1"/>
      <w:numFmt w:val="lowerRoman"/>
      <w:lvlText w:val="%9."/>
      <w:lvlJc w:val="right"/>
      <w:pPr>
        <w:ind w:left="720" w:hanging="720"/>
      </w:pPr>
    </w:lvl>
  </w:abstractNum>
  <w:abstractNum w:abstractNumId="25">
    <w:nsid w:val="5bc260cd"/>
    <w:multiLevelType w:val="multilevel"/>
    <w:lvl w:ilvl="0">
      <w:start w:val="1"/>
      <w:numFmt w:val="decimal"/>
      <w:lvlText w:val="%1."/>
      <w:lvlJc w:val="left"/>
      <w:pStyle w:val="DZ1-Alt1"/>
      <w:pPr>
        <w:ind w:left="720" w:hanging="720"/>
      </w:pPr>
    </w:lvl>
    <w:lvl w:ilvl="1">
      <w:start w:val="1"/>
      <w:numFmt w:val="decimal"/>
      <w:lvlText w:val="%1.%2."/>
      <w:lvlJc w:val="left"/>
      <w:pStyle w:val="DZ2-Alt1"/>
      <w:pPr>
        <w:ind w:left="720" w:hanging="720"/>
      </w:pPr>
    </w:lvl>
    <w:lvl w:ilvl="2">
      <w:start w:val="1"/>
      <w:numFmt w:val="decimal"/>
      <w:lvlText w:val="%1.%2.%3."/>
      <w:lvlJc w:val="left"/>
      <w:pStyle w:val="DZ3-111Alt"/>
      <w:pPr>
        <w:ind w:left="720" w:hanging="720"/>
      </w:pPr>
    </w:lvl>
    <w:lvl w:ilvl="3">
      <w:start w:val="1"/>
      <w:numFmt w:val="lowerLetter"/>
      <w:lvlText w:val="(%4)"/>
      <w:lvlJc w:val="left"/>
      <w:pStyle w:val="DZ3-Alt1"/>
      <w:pPr>
        <w:ind w:left="720" w:firstLine="0"/>
      </w:pPr>
    </w:lvl>
    <w:lvl w:ilvl="4">
      <w:start w:val="1"/>
      <w:numFmt w:val="lowerRoman"/>
      <w:lvlText w:val="(%5)"/>
      <w:lvlJc w:val="left"/>
      <w:pStyle w:val="DZ4-Alt0"/>
      <w:pPr>
        <w:ind w:left="2160" w:hanging="720"/>
      </w:pPr>
    </w:lvl>
    <w:lvl w:ilvl="5">
      <w:start w:val="1"/>
      <w:numFmt w:val="upperLetter"/>
      <w:lvlText w:val="(%6)"/>
      <w:lvlJc w:val="left"/>
      <w:pStyle w:val="DZ5-Alt0"/>
      <w:pPr>
        <w:ind w:left="2880" w:hanging="720"/>
      </w:pPr>
    </w:lvl>
    <w:lvl w:ilvl="6">
      <w:start w:val="1"/>
      <w:numFmt w:val="decimal"/>
      <w:lvlText w:val="%1.%2.%3.%4.%5.%6.%7."/>
      <w:lvlJc w:val="left"/>
      <w:pPr>
        <w:ind w:left="720" w:hanging="720"/>
      </w:pPr>
    </w:lvl>
    <w:lvl w:ilvl="7">
      <w:start w:val="1"/>
      <w:numFmt w:val="decimal"/>
      <w:lvlText w:val="%1.%2.%3.%4.%5.%6.%7.%8."/>
      <w:lvlJc w:val="left"/>
      <w:pPr>
        <w:ind w:left="720" w:hanging="720"/>
      </w:pPr>
    </w:lvl>
    <w:lvl w:ilvl="8">
      <w:start w:val="1"/>
      <w:numFmt w:val="decimal"/>
      <w:lvlText w:val="%1.%2.%3.%4.%5.%6.%7.%8.%9."/>
      <w:lvlJc w:val="left"/>
      <w:pPr>
        <w:ind w:left="720" w:hanging="720"/>
      </w:pPr>
    </w:lvl>
  </w:abstractNum>
  <w:abstractNum w:abstractNumId="26">
    <w:nsid w:val="5e116c88"/>
    <w:multiLevelType w:val="multilevel"/>
    <w:lvl w:ilvl="0">
      <w:start w:val="1"/>
      <w:numFmt w:val="decimal"/>
      <w:lvlText w:val="(%1)"/>
      <w:lvlJc w:val="left"/>
      <w:pStyle w:val="DZ-"/>
      <w:pPr>
        <w:ind w:left="720" w:hanging="72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>
    <w:nsid w:val="5e290e04"/>
    <w:multiLevelType w:val="multilevel"/>
    <w:lvl w:ilvl="0">
      <w:start w:val="1"/>
      <w:numFmt w:val="decimal"/>
      <w:lvlText w:val="(%1)"/>
      <w:lvlJc w:val="left"/>
      <w:pStyle w:val="Parties"/>
      <w:pPr>
        <w:ind w:left="720" w:hanging="720"/>
        <w:tabs>
          <w:tab w:val="num" w:pos="720"/>
        </w:tabs>
      </w:pPr>
      <w:rPr>
        <w:b w:val="false"/>
        <w:i w:val="false"/>
      </w:rPr>
    </w:lvl>
    <w:lvl w:ilvl="1">
      <w:start w:val="1"/>
      <w:numFmt w:val="lowerLetter"/>
      <w:lvlText w:val="%2)"/>
      <w:lvlJc w:val="left"/>
      <w:pPr>
        <w:ind w:left="720" w:hanging="360"/>
        <w:tabs>
          <w:tab w:val="num" w:pos="720"/>
        </w:tabs>
      </w:pPr>
    </w:lvl>
    <w:lvl w:ilvl="2">
      <w:start w:val="1"/>
      <w:numFmt w:val="lowerRoman"/>
      <w:lvlText w:val="%3)"/>
      <w:lvlJc w:val="left"/>
      <w:pPr>
        <w:ind w:left="1080" w:hanging="360"/>
        <w:tabs>
          <w:tab w:val="num" w:pos="1080"/>
        </w:tabs>
      </w:pPr>
    </w:lvl>
    <w:lvl w:ilvl="3">
      <w:start w:val="1"/>
      <w:numFmt w:val="decimal"/>
      <w:lvlText w:val="(%4)"/>
      <w:lvlJc w:val="left"/>
      <w:pPr>
        <w:ind w:left="1440" w:hanging="360"/>
        <w:tabs>
          <w:tab w:val="num" w:pos="1440"/>
        </w:tabs>
      </w:pPr>
    </w:lvl>
    <w:lvl w:ilvl="4">
      <w:start w:val="1"/>
      <w:numFmt w:val="lowerLetter"/>
      <w:lvlText w:val="(%5)"/>
      <w:lvlJc w:val="left"/>
      <w:pPr>
        <w:ind w:left="1800" w:hanging="360"/>
        <w:tabs>
          <w:tab w:val="num" w:pos="1800"/>
        </w:tabs>
      </w:pPr>
    </w:lvl>
    <w:lvl w:ilvl="5">
      <w:start w:val="1"/>
      <w:numFmt w:val="lowerRoman"/>
      <w:lvlText w:val="(%6)"/>
      <w:lvlJc w:val="left"/>
      <w:pPr>
        <w:ind w:left="2160" w:hanging="360"/>
        <w:tabs>
          <w:tab w:val="num" w:pos="2160"/>
        </w:tabs>
      </w:pPr>
    </w:lvl>
    <w:lvl w:ilvl="6">
      <w:start w:val="1"/>
      <w:numFmt w:val="decimal"/>
      <w:lvlText w:val="%7."/>
      <w:lvlJc w:val="left"/>
      <w:pPr>
        <w:ind w:left="2520" w:hanging="360"/>
        <w:tabs>
          <w:tab w:val="num" w:pos="2520"/>
        </w:tabs>
      </w:pPr>
    </w:lvl>
    <w:lvl w:ilvl="7">
      <w:start w:val="1"/>
      <w:numFmt w:val="lowerLetter"/>
      <w:lvlText w:val="%8."/>
      <w:lvlJc w:val="left"/>
      <w:pPr>
        <w:ind w:left="2880" w:hanging="360"/>
        <w:tabs>
          <w:tab w:val="num" w:pos="2880"/>
        </w:tabs>
      </w:pPr>
    </w:lvl>
    <w:lvl w:ilvl="8">
      <w:start w:val="1"/>
      <w:numFmt w:val="lowerRoman"/>
      <w:lvlText w:val="%9."/>
      <w:lvlJc w:val="left"/>
      <w:pPr>
        <w:ind w:left="3240" w:hanging="360"/>
        <w:tabs>
          <w:tab w:val="num" w:pos="3240"/>
        </w:tabs>
      </w:pPr>
    </w:lvl>
  </w:abstractNum>
  <w:abstractNum w:abstractNumId="28">
    <w:nsid w:val="5ec86800"/>
    <w:multiLevelType w:val="multilevel"/>
    <w:lvl w:ilvl="0">
      <w:start w:val="1"/>
      <w:numFmt w:val="decimal"/>
      <w:lvlText w:val="%1."/>
      <w:lvlJc w:val="left"/>
      <w:pStyle w:val="DZ13"/>
      <w:pPr>
        <w:ind w:left="720" w:hanging="720"/>
        <w:tabs>
          <w:tab w:val="num" w:pos="720"/>
        </w:tabs>
      </w:pPr>
      <w:rPr>
        <w:b/>
        <w:i w:val="false"/>
        <w:u w:val="none"/>
        <w:sz w:val="22"/>
        <w:rFonts w:ascii="Times New Roman" w:hAnsi="Times New Roman"/>
      </w:rPr>
    </w:lvl>
    <w:lvl w:ilvl="1">
      <w:start w:val="1"/>
      <w:numFmt w:val="decimal"/>
      <w:lvlText w:val="%1.%2"/>
      <w:lvlJc w:val="left"/>
      <w:pStyle w:val="DZ20"/>
      <w:pPr>
        <w:ind w:left="720" w:hanging="720"/>
        <w:tabs>
          <w:tab w:val="num" w:pos="720"/>
        </w:tabs>
      </w:pPr>
      <w:rPr>
        <w:b w:val="false"/>
        <w:i w:val="false"/>
        <w:u w:val="none"/>
      </w:rPr>
    </w:lvl>
    <w:lvl w:ilvl="2">
      <w:start w:val="1"/>
      <w:numFmt w:val="lowerLetter"/>
      <w:lvlText w:val="(%3)"/>
      <w:lvlJc w:val="left"/>
      <w:pStyle w:val="DZ3"/>
      <w:pPr>
        <w:ind w:left="1440" w:hanging="720"/>
        <w:tabs>
          <w:tab w:val="num" w:pos="1440"/>
        </w:tabs>
      </w:pPr>
    </w:lvl>
    <w:lvl w:ilvl="3">
      <w:start w:val="1"/>
      <w:numFmt w:val="lowerRoman"/>
      <w:lvlText w:val="(%4)"/>
      <w:lvlJc w:val="left"/>
      <w:pStyle w:val="DZ41"/>
      <w:pPr>
        <w:ind w:left="2160" w:hanging="720"/>
        <w:tabs>
          <w:tab w:val="num" w:pos="2160"/>
        </w:tabs>
      </w:pPr>
    </w:lvl>
    <w:lvl w:ilvl="4">
      <w:start w:val="1"/>
      <w:numFmt w:val="upperLetter"/>
      <w:lvlText w:val="(%5)"/>
      <w:lvlJc w:val="left"/>
      <w:pStyle w:val="DZ53"/>
      <w:pPr>
        <w:ind w:left="2880" w:hanging="720"/>
        <w:tabs>
          <w:tab w:val="num" w:pos="2880"/>
        </w:tabs>
      </w:pPr>
      <w:rPr>
        <w:rFonts w:ascii="Times New Roman" w:hAnsi="Times New Roman"/>
      </w:rPr>
    </w:lvl>
    <w:lvl w:ilvl="5">
      <w:start w:val="1"/>
      <w:numFmt w:val="lowerRoman"/>
      <w:lvlText w:val="(%6)"/>
      <w:lvlJc w:val="left"/>
      <w:pPr>
        <w:ind w:left="4320" w:hanging="1440"/>
        <w:tabs>
          <w:tab w:val="num" w:pos="4320"/>
        </w:tabs>
      </w:pPr>
    </w:lvl>
    <w:lvl w:ilvl="6">
      <w:start w:val="1"/>
      <w:numFmt w:val="decimal"/>
      <w:lvlText w:val="%1.%2.%3.%4.%5.%6.%7"/>
      <w:lvlJc w:val="left"/>
      <w:pPr>
        <w:ind w:left="1296" w:hanging="1296"/>
        <w:tabs>
          <w:tab w:val="num" w:pos="1800"/>
        </w:tabs>
      </w:pPr>
    </w:lvl>
    <w:lvl w:ilvl="7">
      <w:start w:val="1"/>
      <w:numFmt w:val="decimal"/>
      <w:lvlText w:val="%1.%2.%3.%4.%5.%6.%7.%8"/>
      <w:lvlJc w:val="left"/>
      <w:pPr>
        <w:ind w:left="1440" w:hanging="1440"/>
        <w:tabs>
          <w:tab w:val="num" w:pos="1440"/>
        </w:tabs>
      </w:pPr>
    </w:lvl>
    <w:lvl w:ilvl="8">
      <w:start w:val="1"/>
      <w:numFmt w:val="decimal"/>
      <w:lvlText w:val="%1.%2.%3.%4.%5.%6.%7.%8.%9"/>
      <w:lvlJc w:val="left"/>
      <w:pPr>
        <w:ind w:left="1584" w:hanging="1584"/>
        <w:tabs>
          <w:tab w:val="num" w:pos="1584"/>
        </w:tabs>
      </w:pPr>
    </w:lvl>
  </w:abstractNum>
  <w:abstractNum w:abstractNumId="29">
    <w:nsid w:val="60c10f70"/>
    <w:multiLevelType w:val="multilevel"/>
    <w:lvl w:ilvl="0">
      <w:start w:val="1"/>
      <w:numFmt w:val="decimal"/>
      <w:lvlText w:val="%1."/>
      <w:lvlJc w:val="left"/>
      <w:pStyle w:val="DZ14"/>
      <w:pPr>
        <w:ind w:left="720" w:hanging="720"/>
      </w:pPr>
    </w:lvl>
    <w:lvl w:ilvl="1">
      <w:start w:val="1"/>
      <w:numFmt w:val="lowerLetter"/>
      <w:lvlText w:val="%2)"/>
      <w:lvlJc w:val="left"/>
      <w:pStyle w:val="DZ0"/>
      <w:pPr>
        <w:ind w:left="1440" w:hanging="720"/>
      </w:pPr>
    </w:lvl>
    <w:lvl w:ilvl="2">
      <w:start w:val="1"/>
      <w:numFmt w:val="lowerRoman"/>
      <w:lvlText w:val="%3)"/>
      <w:lvlJc w:val="left"/>
      <w:pStyle w:val="DZi0"/>
      <w:pPr>
        <w:ind w:left="2160" w:hanging="720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>
    <w:nsid w:val="64196a7e"/>
    <w:multiLevelType w:val="multilevel"/>
    <w:lvl w:ilvl="0">
      <w:start w:val="1"/>
      <w:numFmt w:val="lowerLetter"/>
      <w:lvlText w:val="(%1)"/>
      <w:lvlJc w:val="left"/>
      <w:pStyle w:val="DZ30"/>
      <w:pPr>
        <w:ind w:left="2160" w:hanging="720"/>
        <w:tabs>
          <w:tab w:val="num" w:pos="2160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rFonts w:ascii="Times New Roman" w:hAnsi="Times New Roman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2016" w:hanging="576"/>
        <w:tabs>
          <w:tab w:val="num" w:pos="2016"/>
        </w:tabs>
      </w:pPr>
    </w:lvl>
    <w:lvl w:ilvl="2">
      <w:start w:val="1"/>
      <w:numFmt w:val="none"/>
      <w:lvlText w:val=""/>
      <w:lvlJc w:val="left"/>
      <w:pPr>
        <w:ind w:left="2160" w:hanging="720"/>
        <w:tabs>
          <w:tab w:val="num" w:pos="2160"/>
        </w:tabs>
      </w:pPr>
    </w:lvl>
    <w:lvl w:ilvl="3">
      <w:start w:val="1"/>
      <w:numFmt w:val="none"/>
      <w:lvlText w:val=""/>
      <w:lvlJc w:val="left"/>
      <w:pPr>
        <w:ind w:left="2304" w:hanging="864"/>
        <w:tabs>
          <w:tab w:val="num" w:pos="2304"/>
        </w:tabs>
      </w:pPr>
    </w:lvl>
    <w:lvl w:ilvl="4">
      <w:start w:val="1"/>
      <w:numFmt w:val="none"/>
      <w:lvlText w:val=""/>
      <w:lvlJc w:val="left"/>
      <w:pPr>
        <w:ind w:left="2448" w:hanging="1008"/>
        <w:tabs>
          <w:tab w:val="num" w:pos="2448"/>
        </w:tabs>
      </w:pPr>
    </w:lvl>
    <w:lvl w:ilvl="5">
      <w:start w:val="1"/>
      <w:numFmt w:val="none"/>
      <w:lvlText w:val=""/>
      <w:lvlJc w:val="left"/>
      <w:pPr>
        <w:ind w:left="2592" w:hanging="1152"/>
        <w:tabs>
          <w:tab w:val="num" w:pos="2592"/>
        </w:tabs>
      </w:pPr>
    </w:lvl>
    <w:lvl w:ilvl="6">
      <w:start w:val="1"/>
      <w:numFmt w:val="none"/>
      <w:lvlText w:val=""/>
      <w:lvlJc w:val="left"/>
      <w:pPr>
        <w:ind w:left="2736" w:hanging="1296"/>
        <w:tabs>
          <w:tab w:val="num" w:pos="2736"/>
        </w:tabs>
      </w:pPr>
    </w:lvl>
    <w:lvl w:ilvl="7">
      <w:start w:val="1"/>
      <w:numFmt w:val="none"/>
      <w:lvlText w:val=""/>
      <w:lvlJc w:val="left"/>
      <w:pPr>
        <w:ind w:left="2880" w:hanging="1440"/>
        <w:tabs>
          <w:tab w:val="num" w:pos="2880"/>
        </w:tabs>
      </w:pPr>
    </w:lvl>
    <w:lvl w:ilvl="8">
      <w:start w:val="1"/>
      <w:numFmt w:val="decimal"/>
      <w:lvlText w:val="%1.%2.%3.%4.%5.%6.%7.%8.%9"/>
      <w:lvlJc w:val="left"/>
      <w:pPr>
        <w:ind w:left="3024" w:hanging="1584"/>
        <w:tabs>
          <w:tab w:val="num" w:pos="3024"/>
        </w:tabs>
      </w:pPr>
    </w:lvl>
  </w:abstractNum>
  <w:abstractNum w:abstractNumId="31">
    <w:nsid w:val="6a0c25c2"/>
    <w:multiLevelType w:val="multilevel"/>
    <w:lvl w:ilvl="0">
      <w:start w:val="1"/>
      <w:numFmt w:val="lowerLetter"/>
      <w:lvlText w:val="(%1)"/>
      <w:lvlJc w:val="left"/>
      <w:pStyle w:val="DZ21"/>
      <w:pPr>
        <w:ind w:left="1440" w:hanging="720"/>
        <w:tabs>
          <w:tab w:val="num" w:pos="1440"/>
        </w:tabs>
      </w:pPr>
      <w:rPr>
        <w:b w:val="false"/>
        <w:i w:val="false"/>
        <w:u w:val="none"/>
        <w:strike w:val="false"/>
        <w:caps w:val="false"/>
        <w:smallCaps w:val="false"/>
        <w:color w:val="000000"/>
        <w:sz w:val="22"/>
        <w:spacing w:val="0"/>
        <w:vertAlign w:val="baseline"/>
        <w:position w:val="0"/>
        <w:vanish w:val="false"/>
      </w:rPr>
    </w:lvl>
    <w:lvl w:ilvl="1">
      <w:start w:val="1"/>
      <w:numFmt w:val="none"/>
      <w:lvlText w:val=""/>
      <w:lvlJc w:val="left"/>
      <w:pPr>
        <w:ind w:left="1296" w:hanging="576"/>
        <w:tabs>
          <w:tab w:val="num" w:pos="1296"/>
        </w:tabs>
      </w:pPr>
    </w:lvl>
    <w:lvl w:ilvl="2">
      <w:start w:val="1"/>
      <w:numFmt w:val="none"/>
      <w:lvlText w:val=""/>
      <w:lvlJc w:val="left"/>
      <w:pPr>
        <w:ind w:left="1440" w:hanging="720"/>
        <w:tabs>
          <w:tab w:val="num" w:pos="1440"/>
        </w:tabs>
      </w:pPr>
    </w:lvl>
    <w:lvl w:ilvl="3">
      <w:start w:val="1"/>
      <w:numFmt w:val="none"/>
      <w:lvlText w:val=""/>
      <w:lvlJc w:val="left"/>
      <w:pPr>
        <w:ind w:left="1584" w:hanging="864"/>
        <w:tabs>
          <w:tab w:val="num" w:pos="1584"/>
        </w:tabs>
      </w:pPr>
    </w:lvl>
    <w:lvl w:ilvl="4">
      <w:start w:val="1"/>
      <w:numFmt w:val="none"/>
      <w:lvlText w:val=""/>
      <w:lvlJc w:val="left"/>
      <w:pPr>
        <w:ind w:left="1728" w:hanging="1008"/>
        <w:tabs>
          <w:tab w:val="num" w:pos="1728"/>
        </w:tabs>
      </w:pPr>
    </w:lvl>
    <w:lvl w:ilvl="5">
      <w:start w:val="1"/>
      <w:numFmt w:val="none"/>
      <w:lvlText w:val=""/>
      <w:lvlJc w:val="left"/>
      <w:pPr>
        <w:ind w:left="1872" w:hanging="1152"/>
        <w:tabs>
          <w:tab w:val="num" w:pos="1872"/>
        </w:tabs>
      </w:pPr>
    </w:lvl>
    <w:lvl w:ilvl="6">
      <w:start w:val="1"/>
      <w:numFmt w:val="none"/>
      <w:lvlText w:val=""/>
      <w:lvlJc w:val="left"/>
      <w:pPr>
        <w:ind w:left="2016" w:hanging="1296"/>
        <w:tabs>
          <w:tab w:val="num" w:pos="2016"/>
        </w:tabs>
      </w:pPr>
    </w:lvl>
    <w:lvl w:ilvl="7">
      <w:start w:val="1"/>
      <w:numFmt w:val="none"/>
      <w:lvlText w:val=""/>
      <w:lvlJc w:val="left"/>
      <w:pPr>
        <w:ind w:left="2160" w:hanging="1440"/>
        <w:tabs>
          <w:tab w:val="num" w:pos="2160"/>
        </w:tabs>
      </w:pPr>
    </w:lvl>
    <w:lvl w:ilvl="8">
      <w:start w:val="1"/>
      <w:numFmt w:val="decimal"/>
      <w:lvlText w:val="%1.%2.%3.%4.%5.%6.%7.%8.%9"/>
      <w:lvlJc w:val="left"/>
      <w:pPr>
        <w:ind w:left="2304" w:hanging="1584"/>
        <w:tabs>
          <w:tab w:val="num" w:pos="2304"/>
        </w:tabs>
      </w:pPr>
    </w:lvl>
  </w:abstractNum>
  <w:abstractNum w:abstractNumId="32">
    <w:nsid w:val="6c862b9f"/>
    <w:multiLevelType w:val="multilevel"/>
    <w:lvl w:ilvl="0">
      <w:start w:val="1"/>
      <w:numFmt w:val="decimal"/>
      <w:lvlText w:val="%1."/>
      <w:lvlJc w:val="left"/>
      <w:pStyle w:val="Heading1"/>
      <w:pPr>
        <w:ind w:left="720" w:hanging="720"/>
        <w:tabs>
          <w:tab w:val="num" w:pos="720"/>
        </w:tabs>
      </w:pPr>
    </w:lvl>
    <w:lvl w:ilvl="1">
      <w:start w:val="1"/>
      <w:numFmt w:val="decimal"/>
      <w:lvlText w:val="%1.%2"/>
      <w:lvlJc w:val="left"/>
      <w:pStyle w:val="Heading2"/>
      <w:pPr>
        <w:ind w:left="720" w:hanging="720"/>
        <w:tabs>
          <w:tab w:val="num" w:pos="720"/>
        </w:tabs>
      </w:pPr>
    </w:lvl>
    <w:lvl w:ilvl="2">
      <w:start w:val="1"/>
      <w:numFmt w:val="lowerLetter"/>
      <w:lvlText w:val="(%3)"/>
      <w:lvlJc w:val="left"/>
      <w:pStyle w:val="Heading3"/>
      <w:pPr>
        <w:ind w:left="1440" w:hanging="720"/>
        <w:tabs>
          <w:tab w:val="num" w:pos="1440"/>
        </w:tabs>
      </w:pPr>
    </w:lvl>
    <w:lvl w:ilvl="3">
      <w:start w:val="1"/>
      <w:numFmt w:val="lowerRoman"/>
      <w:lvlText w:val="(%4)"/>
      <w:lvlJc w:val="left"/>
      <w:pStyle w:val="Heading4"/>
      <w:pPr>
        <w:ind w:left="3981" w:hanging="720"/>
        <w:tabs>
          <w:tab w:val="num" w:pos="3981"/>
        </w:tabs>
      </w:pPr>
    </w:lvl>
    <w:lvl w:ilvl="4">
      <w:start w:val="1"/>
      <w:numFmt w:val="upperLetter"/>
      <w:lvlText w:val="(%5)"/>
      <w:lvlJc w:val="left"/>
      <w:pStyle w:val="Heading5"/>
      <w:pPr>
        <w:ind w:left="2880" w:hanging="720"/>
        <w:tabs>
          <w:tab w:val="num" w:pos="2880"/>
        </w:tabs>
      </w:pPr>
    </w:lvl>
    <w:lvl w:ilvl="5">
      <w:start w:val="1"/>
      <w:numFmt w:val="upperLetter"/>
      <w:lvlText w:val="(%6)"/>
      <w:lvlJc w:val="left"/>
      <w:pStyle w:val="Heading6"/>
      <w:pPr>
        <w:ind w:left="3600" w:hanging="720"/>
        <w:tabs>
          <w:tab w:val="num" w:pos="3600"/>
        </w:tabs>
      </w:pPr>
    </w:lvl>
    <w:lvl w:ilvl="6">
      <w:start w:val="1"/>
      <w:numFmt w:val="upperRoman"/>
      <w:lvlText w:val="(%7)"/>
      <w:lvlJc w:val="left"/>
      <w:pStyle w:val="Heading7"/>
      <w:pPr>
        <w:ind w:left="4321" w:hanging="721"/>
        <w:tabs>
          <w:tab w:val="num" w:pos="4321"/>
        </w:tabs>
      </w:pPr>
    </w:lvl>
    <w:lvl w:ilvl="7">
      <w:start w:val="1"/>
      <w:numFmt w:val="lowerLetter"/>
      <w:lvlText w:val="%8."/>
      <w:lvlJc w:val="left"/>
      <w:pStyle w:val="Heading8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>
    <w:nsid w:val="70e54b18"/>
    <w:multiLevelType w:val="multilevel"/>
    <w:lvl w:ilvl="0">
      <w:start w:val="1"/>
      <w:numFmt w:val="decimal"/>
      <w:lvlText w:val="(%1)"/>
      <w:lvlJc w:val="left"/>
      <w:pStyle w:val="DZ1-Alt2"/>
      <w:pPr>
        <w:ind w:left="720" w:hanging="720"/>
      </w:pPr>
    </w:lvl>
    <w:lvl w:ilvl="1">
      <w:start w:val="1"/>
      <w:numFmt w:val="decimal"/>
      <w:lvlText w:val="(%2)"/>
      <w:lvlJc w:val="left"/>
      <w:pStyle w:val="DZ2-Alt2"/>
      <w:pPr>
        <w:ind w:left="1440" w:hanging="720"/>
      </w:pPr>
    </w:lvl>
    <w:lvl w:ilvl="2">
      <w:start w:val="1"/>
      <w:numFmt w:val="decimal"/>
      <w:lvlText w:val="(%3)"/>
      <w:lvlJc w:val="left"/>
      <w:pStyle w:val="DZ3-Alt2"/>
      <w:pPr>
        <w:ind w:left="2160" w:hanging="720"/>
        <w:tabs>
          <w:tab w:val="num" w:pos="1440"/>
        </w:tabs>
      </w:pPr>
    </w:lvl>
    <w:lvl w:ilvl="3">
      <w:start w:val="1"/>
      <w:numFmt w:val="decimal"/>
      <w:lvlText w:val="(%4)"/>
      <w:lvlJc w:val="left"/>
      <w:pStyle w:val="DZ4-Alt1"/>
      <w:pPr>
        <w:ind w:left="2880" w:hanging="720"/>
        <w:tabs>
          <w:tab w:val="num" w:pos="2160"/>
        </w:tabs>
      </w:pPr>
    </w:lvl>
    <w:lvl w:ilvl="4">
      <w:start w:val="1"/>
      <w:numFmt w:val="decimal"/>
      <w:lvlText w:val="(%5)"/>
      <w:lvlJc w:val="left"/>
      <w:pStyle w:val="DZ5-Alt1"/>
      <w:pPr>
        <w:ind w:left="3600" w:hanging="720"/>
        <w:tabs>
          <w:tab w:val="num" w:pos="2880"/>
        </w:tabs>
      </w:pPr>
    </w:lvl>
    <w:lvl w:ilvl="5">
      <w:start w:val="1"/>
      <w:numFmt w:val="decimal"/>
      <w:lvlText w:val="(%6)"/>
      <w:lvlJc w:val="left"/>
      <w:pStyle w:val="DZ6-Alt"/>
      <w:pPr>
        <w:ind w:left="4320" w:hanging="72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>
    <w:nsid w:val="726e4830"/>
    <w:multiLevelType w:val="multilevel"/>
    <w:lvl w:ilvl="0">
      <w:start w:val="1"/>
      <w:numFmt w:val="decimal"/>
      <w:lvlText w:val="%1."/>
      <w:lvlJc w:val="left"/>
      <w:pStyle w:val="DZ1-Alt3"/>
      <w:pPr>
        <w:ind w:left="720" w:hanging="720"/>
      </w:pPr>
    </w:lvl>
    <w:lvl w:ilvl="1">
      <w:start w:val="1"/>
      <w:numFmt w:val="decimal"/>
      <w:lvlText w:val="%1.%2."/>
      <w:lvlJc w:val="left"/>
      <w:pStyle w:val="DZ2-Alt3"/>
      <w:pPr>
        <w:ind w:left="720" w:hanging="720"/>
      </w:pPr>
    </w:lvl>
    <w:lvl w:ilvl="2">
      <w:start w:val="1"/>
      <w:numFmt w:val="decimal"/>
      <w:lvlText w:val="%1.%2.%3."/>
      <w:lvlJc w:val="left"/>
      <w:pStyle w:val="DZ3-Alt3"/>
      <w:pPr>
        <w:ind w:left="720" w:hanging="720"/>
      </w:pPr>
    </w:lvl>
    <w:lvl w:ilvl="3">
      <w:start w:val="1"/>
      <w:numFmt w:val="decimal"/>
      <w:lvlText w:val="%1.%2.%3.%4."/>
      <w:lvlJc w:val="left"/>
      <w:pStyle w:val="DZ4-Alt2"/>
      <w:pPr>
        <w:ind w:left="720" w:hanging="720"/>
      </w:pPr>
    </w:lvl>
    <w:lvl w:ilvl="4">
      <w:start w:val="1"/>
      <w:numFmt w:val="russianLower"/>
      <w:lvlText w:val="(%5)"/>
      <w:lvlJc w:val="left"/>
      <w:pStyle w:val="DZ5-Alt2"/>
      <w:pPr>
        <w:ind w:left="1440" w:hanging="720"/>
      </w:pPr>
    </w:lvl>
    <w:lvl w:ilvl="5">
      <w:start w:val="1"/>
      <w:numFmt w:val="bullet"/>
      <w:lvlText w:val=""/>
      <w:lvlJc w:val="left"/>
      <w:pStyle w:val="DZ6-Alt0"/>
      <w:pPr>
        <w:ind w:left="1440" w:hanging="720"/>
      </w:pPr>
      <w:rPr>
        <w:color w:val="auto"/>
        <w:rFonts w:ascii="Symbol" w:hAnsi="Symbol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2eb7741"/>
    <w:multiLevelType w:val="multilevel"/>
    <w:lvl w:ilvl="0">
      <w:start w:val="1"/>
      <w:numFmt w:val="decimal"/>
      <w:lvlText w:val="(%1)"/>
      <w:lvlJc w:val="left"/>
      <w:pPr>
        <w:ind w:left="2160" w:hanging="720"/>
        <w:tabs>
          <w:tab w:val="num" w:pos="2160"/>
        </w:tabs>
      </w:pPr>
    </w:lvl>
    <w:lvl w:ilvl="1">
      <w:start w:val="1"/>
      <w:numFmt w:val="none"/>
      <w:lvlText w:val=""/>
      <w:lvlJc w:val="left"/>
      <w:pPr>
        <w:ind w:left="2232" w:hanging="432"/>
        <w:tabs>
          <w:tab w:val="num" w:pos="2232"/>
        </w:tabs>
      </w:pPr>
    </w:lvl>
    <w:lvl w:ilvl="2">
      <w:start w:val="1"/>
      <w:numFmt w:val="none"/>
      <w:lvlText w:val=""/>
      <w:lvlJc w:val="left"/>
      <w:pPr>
        <w:ind w:left="2664" w:hanging="504"/>
        <w:tabs>
          <w:tab w:val="num" w:pos="2664"/>
        </w:tabs>
      </w:pPr>
    </w:lvl>
    <w:lvl w:ilvl="3">
      <w:start w:val="1"/>
      <w:numFmt w:val="none"/>
      <w:lvlText w:val=""/>
      <w:lvlJc w:val="left"/>
      <w:pPr>
        <w:ind w:left="3168" w:hanging="648"/>
        <w:tabs>
          <w:tab w:val="num" w:pos="3240"/>
        </w:tabs>
      </w:pPr>
    </w:lvl>
    <w:lvl w:ilvl="4">
      <w:start w:val="1"/>
      <w:numFmt w:val="none"/>
      <w:lvlText w:val=""/>
      <w:lvlJc w:val="left"/>
      <w:pPr>
        <w:ind w:left="3672" w:hanging="792"/>
        <w:tabs>
          <w:tab w:val="num" w:pos="3960"/>
        </w:tabs>
      </w:pPr>
    </w:lvl>
    <w:lvl w:ilvl="5">
      <w:start w:val="1"/>
      <w:numFmt w:val="none"/>
      <w:lvlText w:val=""/>
      <w:lvlJc w:val="left"/>
      <w:pPr>
        <w:ind w:left="4176" w:hanging="936"/>
        <w:tabs>
          <w:tab w:val="num" w:pos="4320"/>
        </w:tabs>
      </w:pPr>
    </w:lvl>
    <w:lvl w:ilvl="6">
      <w:start w:val="1"/>
      <w:numFmt w:val="none"/>
      <w:lvlText w:val=""/>
      <w:lvlJc w:val="left"/>
      <w:pPr>
        <w:ind w:left="4680" w:hanging="1080"/>
        <w:tabs>
          <w:tab w:val="num" w:pos="5040"/>
        </w:tabs>
      </w:pPr>
    </w:lvl>
    <w:lvl w:ilvl="7">
      <w:start w:val="1"/>
      <w:numFmt w:val="decimal"/>
      <w:lvlText w:val="%1.%2.%3.%4.%5.%6.%7.%8."/>
      <w:lvlJc w:val="left"/>
      <w:pPr>
        <w:ind w:left="5184" w:hanging="1224"/>
        <w:tabs>
          <w:tab w:val="num" w:pos="5400"/>
        </w:tabs>
      </w:pPr>
    </w:lvl>
    <w:lvl w:ilvl="8">
      <w:start w:val="1"/>
      <w:numFmt w:val="decimal"/>
      <w:lvlText w:val="%1.%2.%3.%4.%5.%6.%7.%8.%9."/>
      <w:lvlJc w:val="left"/>
      <w:pPr>
        <w:ind w:left="5760" w:hanging="1440"/>
        <w:tabs>
          <w:tab w:val="num" w:pos="6120"/>
        </w:tabs>
      </w:pPr>
    </w:lvl>
  </w:abstractNum>
  <w:abstractNum w:abstractNumId="36">
    <w:nsid w:val="7665585c"/>
    <w:multiLevelType w:val="multilevel"/>
    <w:lvl w:ilvl="0">
      <w:start w:val="1"/>
      <w:numFmt w:val="decimal"/>
      <w:lvlText w:val="Приложение № %1"/>
      <w:suff w:val="nothing"/>
      <w:lvlJc w:val="left"/>
      <w:pStyle w:val="DZ-0"/>
      <w:pPr>
        <w:ind w:left="680" w:hanging="680"/>
      </w:pPr>
      <w:rPr>
        <w:b/>
        <w:i w:val="false"/>
        <w:sz w:val="22"/>
        <w:rFonts w:ascii="Times New Roman" w:hAnsi="Times New Roman"/>
      </w:rPr>
    </w:lvl>
    <w:lvl w:ilvl="1">
      <w:start w:val="1"/>
      <w:numFmt w:val="decimal"/>
      <w:lvlText w:val="%1.%2"/>
      <w:lvlJc w:val="left"/>
      <w:pPr>
        <w:ind w:left="680" w:hanging="680"/>
        <w:tabs>
          <w:tab w:val="num" w:pos="680"/>
        </w:tabs>
      </w:pPr>
      <w:rPr>
        <w:b/>
        <w:i w:val="false"/>
        <w:sz w:val="21"/>
      </w:rPr>
    </w:lvl>
    <w:lvl w:ilvl="2">
      <w:start w:val="1"/>
      <w:numFmt w:val="decimal"/>
      <w:lvlText w:val="%1.%2.%3"/>
      <w:lvlJc w:val="left"/>
      <w:pPr>
        <w:ind w:left="1361" w:hanging="681"/>
        <w:tabs>
          <w:tab w:val="num" w:pos="1361"/>
        </w:tabs>
      </w:pPr>
      <w:rPr>
        <w:b/>
        <w:i w:val="false"/>
        <w:sz w:val="17"/>
      </w:rPr>
    </w:lvl>
    <w:lvl w:ilvl="3">
      <w:start w:val="1"/>
      <w:numFmt w:val="lowerRoman"/>
      <w:lvlText w:val="(%4)"/>
      <w:lvlJc w:val="left"/>
      <w:pPr>
        <w:ind w:left="2041" w:hanging="680"/>
        <w:tabs>
          <w:tab w:val="num" w:pos="2041"/>
        </w:tabs>
      </w:pPr>
    </w:lvl>
    <w:lvl w:ilvl="4">
      <w:start w:val="1"/>
      <w:numFmt w:val="lowerLetter"/>
      <w:lvlText w:val="(%5)"/>
      <w:lvlJc w:val="left"/>
      <w:pPr>
        <w:ind w:left="2608" w:hanging="567"/>
        <w:tabs>
          <w:tab w:val="num" w:pos="2608"/>
        </w:tabs>
      </w:pPr>
    </w:lvl>
    <w:lvl w:ilvl="5">
      <w:start w:val="1"/>
      <w:numFmt w:val="upperRoman"/>
      <w:lvlText w:val="(%6)"/>
      <w:lvlJc w:val="left"/>
      <w:pPr>
        <w:ind w:left="3288" w:hanging="680"/>
        <w:tabs>
          <w:tab w:val="num" w:pos="3288"/>
        </w:tabs>
      </w:pPr>
    </w:lvl>
    <w:lvl w:ilvl="6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7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  <w:lvl w:ilvl="8">
      <w:start w:val="1"/>
      <w:numFmt w:val="none"/>
      <w:lvlText w:val=""/>
      <w:lvlJc w:val="left"/>
      <w:pPr>
        <w:ind w:left="3969" w:hanging="680"/>
        <w:tabs>
          <w:tab w:val="num" w:pos="3969"/>
        </w:tabs>
      </w:pPr>
    </w:lvl>
  </w:abstractNum>
  <w:abstractNum w:abstractNumId="37">
    <w:nsid w:val="782f003c"/>
    <w:multiLevelType w:val="multilevel"/>
    <w:lvl w:ilvl="0">
      <w:start w:val="1"/>
      <w:numFmt w:val="decimal"/>
      <w:lvlText w:val="(%1)"/>
      <w:lvlJc w:val="left"/>
      <w:pStyle w:val="DZ60"/>
      <w:pPr>
        <w:ind w:left="4241" w:hanging="720"/>
        <w:tabs>
          <w:tab w:val="num" w:pos="4241"/>
        </w:tabs>
      </w:pPr>
    </w:lvl>
    <w:lvl w:ilvl="1">
      <w:start w:val="1"/>
      <w:numFmt w:val="none"/>
      <w:lvlText w:val=""/>
      <w:lvlJc w:val="left"/>
      <w:pPr>
        <w:ind w:left="4313" w:hanging="432"/>
        <w:tabs>
          <w:tab w:val="num" w:pos="4313"/>
        </w:tabs>
      </w:pPr>
    </w:lvl>
    <w:lvl w:ilvl="2">
      <w:start w:val="1"/>
      <w:numFmt w:val="none"/>
      <w:lvlText w:val=""/>
      <w:lvlJc w:val="left"/>
      <w:pPr>
        <w:ind w:left="4745" w:hanging="504"/>
        <w:tabs>
          <w:tab w:val="num" w:pos="4745"/>
        </w:tabs>
      </w:pPr>
    </w:lvl>
    <w:lvl w:ilvl="3">
      <w:start w:val="1"/>
      <w:numFmt w:val="none"/>
      <w:lvlText w:val=""/>
      <w:lvlJc w:val="left"/>
      <w:pPr>
        <w:ind w:left="5249" w:hanging="648"/>
        <w:tabs>
          <w:tab w:val="num" w:pos="5321"/>
        </w:tabs>
      </w:pPr>
    </w:lvl>
    <w:lvl w:ilvl="4">
      <w:start w:val="1"/>
      <w:numFmt w:val="none"/>
      <w:lvlText w:val=""/>
      <w:lvlJc w:val="left"/>
      <w:pPr>
        <w:ind w:left="5753" w:hanging="792"/>
        <w:tabs>
          <w:tab w:val="num" w:pos="6041"/>
        </w:tabs>
      </w:pPr>
    </w:lvl>
    <w:lvl w:ilvl="5">
      <w:start w:val="1"/>
      <w:numFmt w:val="none"/>
      <w:lvlText w:val=""/>
      <w:lvlJc w:val="left"/>
      <w:pPr>
        <w:ind w:left="6257" w:hanging="936"/>
        <w:tabs>
          <w:tab w:val="num" w:pos="6401"/>
        </w:tabs>
      </w:pPr>
    </w:lvl>
    <w:lvl w:ilvl="6">
      <w:start w:val="1"/>
      <w:numFmt w:val="none"/>
      <w:lvlText w:val=""/>
      <w:lvlJc w:val="left"/>
      <w:pPr>
        <w:ind w:left="6761" w:hanging="1080"/>
        <w:tabs>
          <w:tab w:val="num" w:pos="7121"/>
        </w:tabs>
      </w:pPr>
    </w:lvl>
    <w:lvl w:ilvl="7">
      <w:start w:val="1"/>
      <w:numFmt w:val="decimal"/>
      <w:lvlText w:val="%1.%2.%3.%4.%5.%6.%7.%8."/>
      <w:lvlJc w:val="left"/>
      <w:pPr>
        <w:ind w:left="7265" w:hanging="1224"/>
        <w:tabs>
          <w:tab w:val="num" w:pos="7481"/>
        </w:tabs>
      </w:pPr>
    </w:lvl>
    <w:lvl w:ilvl="8">
      <w:start w:val="1"/>
      <w:numFmt w:val="decimal"/>
      <w:lvlText w:val="%1.%2.%3.%4.%5.%6.%7.%8.%9."/>
      <w:lvlJc w:val="left"/>
      <w:pPr>
        <w:ind w:left="7841" w:hanging="1440"/>
        <w:tabs>
          <w:tab w:val="num" w:pos="8201"/>
        </w:tabs>
      </w:pPr>
    </w:lvl>
  </w:abstractNum>
  <w:abstractNum w:abstractNumId="38">
    <w:nsid w:val="7a1b3332"/>
    <w:multiLevelType w:val="multilevel"/>
    <w:lvl w:ilvl="0">
      <w:start w:val="1"/>
      <w:numFmt w:val="decimal"/>
      <w:lvlText w:val="%1."/>
      <w:lvlJc w:val="left"/>
      <w:pStyle w:val="DZ1-Alt4"/>
      <w:pPr>
        <w:ind w:left="720" w:hanging="720"/>
      </w:pPr>
      <w:rPr>
        <w:b/>
        <w:i w:val="false"/>
      </w:rPr>
    </w:lvl>
    <w:lvl w:ilvl="1">
      <w:start w:val="1"/>
      <w:numFmt w:val="decimal"/>
      <w:lvlText w:val="%1.%2."/>
      <w:lvlJc w:val="left"/>
      <w:pStyle w:val="DZ2-Alt4"/>
      <w:pPr>
        <w:ind w:left="720" w:hanging="720"/>
      </w:pPr>
    </w:lvl>
    <w:lvl w:ilvl="2">
      <w:start w:val="1"/>
      <w:numFmt w:val="decimal"/>
      <w:lvlText w:val="%1.%2.%3."/>
      <w:lvlJc w:val="left"/>
      <w:pStyle w:val="DZ3-111Alt0"/>
      <w:pPr>
        <w:ind w:left="720" w:hanging="720"/>
      </w:pPr>
    </w:lvl>
    <w:lvl w:ilvl="3">
      <w:start w:val="1"/>
      <w:numFmt w:val="lowerLetter"/>
      <w:lvlText w:val="(%4)"/>
      <w:lvlJc w:val="left"/>
      <w:pStyle w:val="DZ3-Alt4"/>
      <w:pPr>
        <w:ind w:left="1440" w:hanging="720"/>
      </w:pPr>
    </w:lvl>
    <w:lvl w:ilvl="4">
      <w:start w:val="1"/>
      <w:numFmt w:val="lowerRoman"/>
      <w:lvlText w:val="(%5)"/>
      <w:lvlJc w:val="left"/>
      <w:pStyle w:val="DZ4-Alt3"/>
      <w:pPr>
        <w:ind w:left="2160" w:hanging="720"/>
      </w:pPr>
    </w:lvl>
    <w:lvl w:ilvl="5">
      <w:start w:val="1"/>
      <w:numFmt w:val="upperLetter"/>
      <w:lvlText w:val="(%6)"/>
      <w:lvlJc w:val="left"/>
      <w:pStyle w:val="DZ5-Alt3"/>
      <w:pPr>
        <w:ind w:left="2880" w:hanging="720"/>
      </w:pPr>
    </w:lvl>
    <w:lvl w:ilvl="6">
      <w:start w:val="1"/>
      <w:numFmt w:val="decimal"/>
      <w:lvlText w:val="%1.%2.%3.%4.%5.%6.%7."/>
      <w:lvlJc w:val="left"/>
      <w:pPr>
        <w:ind w:left="0" w:firstLine="0"/>
      </w:pPr>
    </w:lvl>
    <w:lvl w:ilvl="7">
      <w:start w:val="1"/>
      <w:numFmt w:val="decimal"/>
      <w:lvlText w:val="%1.%2.%3.%4.%5.%6.%7.%8."/>
      <w:lvlJc w:val="left"/>
      <w:pPr>
        <w:ind w:left="0" w:firstLine="0"/>
      </w:pPr>
    </w:lvl>
    <w:lvl w:ilvl="8">
      <w:start w:val="1"/>
      <w:numFmt w:val="decimal"/>
      <w:lvlText w:val="%1.%2.%3.%4.%5.%6.%7.%8.%9."/>
      <w:lvlJc w:val="left"/>
      <w:pPr>
        <w:ind w:left="0" w:firstLine="0"/>
      </w:pPr>
    </w:lvl>
  </w:abstractNum>
  <w:abstractNum w:abstractNumId="39">
    <w:nsid w:val="7dc6770b"/>
    <w:multiLevelType w:val="hybridMultilevel"/>
    <w:lvl w:ilvl="0">
      <w:start w:val="1"/>
      <w:numFmt w:val="decimal"/>
      <w:lvlText w:val="(%1)"/>
      <w:lvlJc w:val="left"/>
      <w:pStyle w:val="DZ15"/>
      <w:pPr>
        <w:ind w:left="720" w:hanging="720"/>
        <w:tabs>
          <w:tab w:val="num" w:pos="720"/>
        </w:tabs>
      </w:pPr>
    </w:lvl>
    <w:lvl w:ilvl="1">
      <w:start w:val="1"/>
      <w:numFmt w:val="lowerLetter"/>
      <w:lvlText w:val="%2."/>
      <w:lvlJc w:val="left"/>
      <w:pPr>
        <w:ind w:left="1440" w:hanging="360"/>
        <w:tabs>
          <w:tab w:val="num" w:pos="1440"/>
        </w:tabs>
      </w:pPr>
    </w:lvl>
    <w:lvl w:ilvl="2">
      <w:start w:val="1"/>
      <w:numFmt w:val="lowerRoman"/>
      <w:lvlText w:val="%3."/>
      <w:lvlJc w:val="right"/>
      <w:pPr>
        <w:ind w:left="2160" w:hanging="180"/>
        <w:tabs>
          <w:tab w:val="num" w:pos="2160"/>
        </w:tabs>
      </w:pPr>
    </w:lvl>
    <w:lvl w:ilvl="3">
      <w:start w:val="1"/>
      <w:numFmt w:val="decimal"/>
      <w:lvlText w:val="%4."/>
      <w:lvlJc w:val="left"/>
      <w:pPr>
        <w:ind w:left="2880" w:hanging="360"/>
        <w:tabs>
          <w:tab w:val="num" w:pos="2880"/>
        </w:tabs>
      </w:pPr>
    </w:lvl>
    <w:lvl w:ilvl="4">
      <w:start w:val="1"/>
      <w:numFmt w:val="lowerLetter"/>
      <w:lvlText w:val="%5."/>
      <w:lvlJc w:val="left"/>
      <w:pPr>
        <w:ind w:left="3600" w:hanging="360"/>
        <w:tabs>
          <w:tab w:val="num" w:pos="3600"/>
        </w:tabs>
      </w:pPr>
    </w:lvl>
    <w:lvl w:ilvl="5">
      <w:start w:val="1"/>
      <w:numFmt w:val="lowerRoman"/>
      <w:lvlText w:val="%6."/>
      <w:lvlJc w:val="right"/>
      <w:pPr>
        <w:ind w:left="4320" w:hanging="180"/>
        <w:tabs>
          <w:tab w:val="num" w:pos="4320"/>
        </w:tabs>
      </w:pPr>
    </w:lvl>
    <w:lvl w:ilvl="6">
      <w:start w:val="1"/>
      <w:numFmt w:val="decimal"/>
      <w:lvlText w:val="%7."/>
      <w:lvlJc w:val="left"/>
      <w:pPr>
        <w:ind w:left="5040" w:hanging="360"/>
        <w:tabs>
          <w:tab w:val="num" w:pos="5040"/>
        </w:tabs>
      </w:pPr>
    </w:lvl>
    <w:lvl w:ilvl="7">
      <w:start w:val="1"/>
      <w:numFmt w:val="lowerLetter"/>
      <w:lvlText w:val="%8."/>
      <w:lvlJc w:val="left"/>
      <w:pPr>
        <w:ind w:left="5760" w:hanging="360"/>
        <w:tabs>
          <w:tab w:val="num" w:pos="5760"/>
        </w:tabs>
      </w:pPr>
    </w:lvl>
    <w:lvl w:ilvl="8">
      <w:start w:val="1"/>
      <w:numFmt w:val="lowerRoman"/>
      <w:lvlText w:val="%9."/>
      <w:lvlJc w:val="right"/>
      <w:pPr>
        <w:ind w:left="6480" w:hanging="180"/>
        <w:tabs>
          <w:tab w:val="num" w:pos="6480"/>
        </w:tabs>
      </w:pPr>
    </w:lvl>
  </w:abstractNum>
  <w:abstractNum w:abstractNumId="40">
    <w:nsid w:val="7e53174c"/>
    <w:multiLevelType w:val="multilevel"/>
    <w:lvl w:ilvl="0">
      <w:start w:val="1"/>
      <w:numFmt w:val="upperLetter"/>
      <w:lvlText w:val="(%1)"/>
      <w:lvlJc w:val="left"/>
      <w:pStyle w:val="Recitals-Alt"/>
      <w:pPr>
        <w:ind w:left="720" w:hanging="720"/>
      </w:pPr>
    </w:lvl>
    <w:lvl w:ilvl="1">
      <w:start w:val="1"/>
      <w:numFmt w:val="decimal"/>
      <w:lvlText w:val="(%2)"/>
      <w:lvlJc w:val="left"/>
      <w:pStyle w:val="Parties-Alt"/>
      <w:pPr>
        <w:ind w:left="720" w:hanging="720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5"/>
  </w:num>
  <w:num w:numId="2">
    <w:abstractNumId w:val="32"/>
  </w:num>
  <w:num w:numId="3">
    <w:abstractNumId w:val="32"/>
    <w:lvlOverride w:ilvl="0">
      <w:lvl w:ilvl="0">
        <w:start w:val="1"/>
        <w:numFmt w:val="decimal"/>
        <w:lvlText w:val="%1."/>
        <w:lvlJc w:val="left"/>
        <w:pStyle w:val="Heading1"/>
        <w:pPr>
          <w:ind w:left="720" w:hanging="720"/>
          <w:tabs>
            <w:tab w:val="num" w:pos="720"/>
          </w:tabs>
        </w:pPr>
      </w:lvl>
    </w:lvlOverride>
    <w:lvlOverride w:ilvl="1">
      <w:lvl w:ilvl="1">
        <w:start w:val="1"/>
        <w:numFmt w:val="decimal"/>
        <w:lvlText w:val="%1.%2"/>
        <w:lvlJc w:val="left"/>
        <w:pStyle w:val="Heading2"/>
        <w:pPr>
          <w:ind w:left="720" w:hanging="720"/>
          <w:tabs>
            <w:tab w:val="num" w:pos="720"/>
          </w:tabs>
        </w:pPr>
      </w:lvl>
    </w:lvlOverride>
    <w:lvlOverride w:ilvl="2">
      <w:lvl w:ilvl="2">
        <w:start w:val="1"/>
        <w:numFmt w:val="lowerLetter"/>
        <w:lvlText w:val="(%3)"/>
        <w:lvlJc w:val="left"/>
        <w:pStyle w:val="Heading3"/>
        <w:pPr>
          <w:ind w:left="1440" w:hanging="720"/>
          <w:tabs>
            <w:tab w:val="num" w:pos="1440"/>
          </w:tabs>
        </w:pPr>
      </w:lvl>
    </w:lvlOverride>
    <w:lvlOverride w:ilvl="3">
      <w:lvl w:ilvl="3">
        <w:start w:val="1"/>
        <w:numFmt w:val="lowerRoman"/>
        <w:lvlText w:val="(%4)"/>
        <w:lvlJc w:val="left"/>
        <w:pStyle w:val="Heading4"/>
        <w:pPr>
          <w:ind w:left="3981" w:hanging="720"/>
          <w:tabs>
            <w:tab w:val="num" w:pos="3981"/>
          </w:tabs>
        </w:pPr>
      </w:lvl>
    </w:lvlOverride>
    <w:lvlOverride w:ilvl="4">
      <w:lvl w:ilvl="4">
        <w:start w:val="1"/>
        <w:numFmt w:val="upperLetter"/>
        <w:lvlText w:val="(%5)"/>
        <w:lvlJc w:val="left"/>
        <w:pStyle w:val="Heading5"/>
        <w:pPr>
          <w:ind w:left="2880" w:hanging="720"/>
          <w:tabs>
            <w:tab w:val="num" w:pos="2880"/>
          </w:tabs>
        </w:pPr>
      </w:lvl>
    </w:lvlOverride>
    <w:lvlOverride w:ilvl="5">
      <w:lvl w:ilvl="5">
        <w:start w:val="1"/>
        <w:numFmt w:val="upperLetter"/>
        <w:lvlText w:val="(%6)"/>
        <w:lvlJc w:val="left"/>
        <w:pStyle w:val="Heading6"/>
        <w:pPr>
          <w:ind w:left="3600" w:hanging="720"/>
          <w:tabs>
            <w:tab w:val="num" w:pos="3600"/>
          </w:tabs>
        </w:pPr>
      </w:lvl>
    </w:lvlOverride>
    <w:lvlOverride w:ilvl="6">
      <w:lvl w:ilvl="6">
        <w:start w:val="1"/>
        <w:numFmt w:val="upperRoman"/>
        <w:lvlText w:val="(%7)"/>
        <w:lvlJc w:val="left"/>
        <w:pStyle w:val="Heading7"/>
        <w:pPr>
          <w:ind w:left="4321" w:hanging="721"/>
          <w:tabs>
            <w:tab w:val="num" w:pos="4321"/>
          </w:tabs>
        </w:pPr>
      </w:lvl>
    </w:lvlOverride>
    <w:lvlOverride w:ilvl="7">
      <w:lvl w:ilvl="7">
        <w:start w:val="1"/>
        <w:numFmt w:val="lowerLetter"/>
        <w:lvlText w:val="%8."/>
        <w:lvlJc w:val="left"/>
        <w:pStyle w:val="Heading8"/>
        <w:pPr>
          <w:ind w:left="2880" w:hanging="360"/>
        </w:p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</w:lvl>
    </w:lvlOverride>
  </w:num>
  <w:num w:numId="4">
    <w:abstractNumId w:val="36"/>
  </w:num>
  <w:num w:numId="5">
    <w:abstractNumId w:val="39"/>
  </w:num>
  <w:num w:numId="6">
    <w:abstractNumId w:val="18"/>
  </w:num>
  <w:num w:numId="7">
    <w:abstractNumId w:val="35"/>
  </w:num>
  <w:num w:numId="8">
    <w:abstractNumId w:val="16"/>
  </w:num>
  <w:num w:numId="9">
    <w:abstractNumId w:val="22"/>
  </w:num>
  <w:num w:numId="10">
    <w:abstractNumId w:val="37"/>
  </w:num>
  <w:num w:numId="11">
    <w:abstractNumId w:val="33"/>
  </w:num>
  <w:num w:numId="12">
    <w:abstractNumId w:val="24"/>
  </w:num>
  <w:num w:numId="13">
    <w:abstractNumId w:val="34"/>
  </w:num>
  <w:num w:numId="14">
    <w:abstractNumId w:val="23"/>
  </w:num>
  <w:num w:numId="15">
    <w:abstractNumId w:val="25"/>
  </w:num>
  <w:num w:numId="16">
    <w:abstractNumId w:val="27"/>
  </w:num>
  <w:num w:numId="17">
    <w:abstractNumId w:val="14"/>
  </w:num>
  <w:num w:numId="18">
    <w:abstractNumId w:val="10"/>
  </w:num>
  <w:num w:numId="19">
    <w:abstractNumId w:val="31"/>
  </w:num>
  <w:num w:numId="20">
    <w:abstractNumId w:val="30"/>
  </w:num>
  <w:num w:numId="21">
    <w:abstractNumId w:val="17"/>
  </w:num>
  <w:num w:numId="22">
    <w:abstractNumId w:val="20"/>
  </w:num>
  <w:num w:numId="23">
    <w:abstractNumId w:val="21"/>
  </w:num>
  <w:num w:numId="24">
    <w:abstractNumId w:val="28"/>
  </w:num>
  <w:num w:numId="25">
    <w:abstractNumId w:val="38"/>
  </w:num>
  <w:num w:numId="26">
    <w:abstractNumId w:val="26"/>
  </w:num>
  <w:num w:numId="27">
    <w:abstractNumId w:val="19"/>
  </w:num>
  <w:num w:numId="28">
    <w:abstractNumId w:val="29"/>
  </w:num>
  <w:num w:numId="29">
    <w:abstractNumId w:val="13"/>
  </w:num>
  <w:num w:numId="30">
    <w:abstractNumId w:val="40"/>
  </w:num>
  <w:num w:numId="31">
    <w:abstractNumId w:val="12"/>
  </w:num>
  <w:num w:numId="32">
    <w:abstractNumId w:val="9"/>
  </w:num>
  <w:num w:numId="33">
    <w:abstractNumId w:val="7"/>
  </w:num>
  <w:num w:numId="34">
    <w:abstractNumId w:val="6"/>
  </w:num>
  <w:num w:numId="35">
    <w:abstractNumId w:val="5"/>
  </w:num>
  <w:num w:numId="36">
    <w:abstractNumId w:val="4"/>
  </w:num>
  <w:num w:numId="37">
    <w:abstractNumId w:val="8"/>
  </w:num>
  <w:num w:numId="38">
    <w:abstractNumId w:val="3"/>
  </w:num>
  <w:num w:numId="39">
    <w:abstractNumId w:val="2"/>
  </w:num>
  <w:num w:numId="40">
    <w:abstractNumId w:val="1"/>
  </w:num>
  <w:num w:numId="41">
    <w:abstractNumId w:val="0"/>
  </w:num>
  <w:num w:numId="42">
    <w:abstractNumId w:val="11"/>
  </w:num>
  <w:num w:numId="43">
    <w:abstractNumId w:val="0"/>
  </w:num>
  <w:num w:numId="44">
    <w:abstractNumId w:val="1"/>
  </w:num>
  <w:num w:numId="45">
    <w:abstractNumId w:val="2"/>
  </w:num>
  <w:num w:numId="46">
    <w:abstractNumId w:val="3"/>
  </w:num>
  <w:num w:numId="47">
    <w:abstractNumId w:val="8"/>
  </w:num>
  <w:num w:numId="48">
    <w:abstractNumId w:val="4"/>
  </w:num>
  <w:num w:numId="49">
    <w:abstractNumId w:val="5"/>
  </w:num>
  <w:num w:numId="50">
    <w:abstractNumId w:val="6"/>
  </w:num>
  <w:num w:numId="51">
    <w:abstractNumId w:val="7"/>
  </w:num>
  <w:num w:numId="52">
    <w:abstractNumId w:val="9"/>
  </w:num>
  <w:num w:numId="53">
    <w:abstractNumId w:val="0"/>
  </w:num>
  <w:num w:numId="54">
    <w:abstractNumId w:val="1"/>
  </w:num>
  <w:num w:numId="55">
    <w:abstractNumId w:val="2"/>
  </w:num>
  <w:num w:numId="56">
    <w:abstractNumId w:val="3"/>
  </w:num>
  <w:num w:numId="57">
    <w:abstractNumId w:val="8"/>
  </w:num>
  <w:num w:numId="58">
    <w:abstractNumId w:val="4"/>
  </w:num>
  <w:num w:numId="59">
    <w:abstractNumId w:val="5"/>
  </w:num>
  <w:num w:numId="60">
    <w:abstractNumId w:val="6"/>
  </w:num>
  <w:num w:numId="61">
    <w:abstractNumId w:val="7"/>
  </w:num>
  <w:num w:numId="62">
    <w:abstractNumId w:val="9"/>
  </w:num>
  <w:num w:numId="63">
    <w:abstractNumId w:val="0"/>
  </w:num>
  <w:num w:numId="64">
    <w:abstractNumId w:val="1"/>
  </w:num>
  <w:num w:numId="65">
    <w:abstractNumId w:val="2"/>
  </w:num>
  <w:num w:numId="66">
    <w:abstractNumId w:val="3"/>
  </w:num>
  <w:num w:numId="67">
    <w:abstractNumId w:val="8"/>
  </w:num>
  <w:num w:numId="68">
    <w:abstractNumId w:val="4"/>
  </w:num>
  <w:num w:numId="69">
    <w:abstractNumId w:val="5"/>
  </w:num>
  <w:num w:numId="70">
    <w:abstractNumId w:val="6"/>
  </w:num>
  <w:num w:numId="71">
    <w:abstractNumId w:val="7"/>
  </w:num>
  <w:num w:numId="72">
    <w:abstractNumId w:val="9"/>
  </w:num>
</w:numbering>
</file>

<file path=word/settings.xml><?xml version="1.0" encoding="utf-8"?>
<w:settings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defaultTabStop w:val="720"/>
  <w:zoom w:percent="12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rawingGridHorizontalSpacing w:val="110"/>
  <w:displayHorizontalDrawingGridEvery w:val="2"/>
  <w:characterSpacingControl w:val="doNotCompress"/>
  <w:hdrShapeDefaults>
    <o:shapedefaults xmlns:o="urn:schemas-microsoft-com:office:office" xmlns:ns1="urn:schemas-microsoft-com:vml" ns1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D7C"/>
    <w:rsid w:val="00001F25"/>
    <w:rsid w:val="000040F2"/>
    <w:rsid w:val="0000555A"/>
    <w:rsid w:val="0000591F"/>
    <w:rsid w:val="000064BD"/>
    <w:rsid w:val="0001256E"/>
    <w:rsid w:val="00014760"/>
    <w:rsid w:val="00014818"/>
    <w:rsid w:val="00023C4F"/>
    <w:rsid w:val="000247D6"/>
    <w:rsid w:val="00024C56"/>
    <w:rsid w:val="00027BAB"/>
    <w:rsid w:val="00035D8E"/>
    <w:rsid w:val="0004133A"/>
    <w:rsid w:val="000416E2"/>
    <w:rsid w:val="000422EA"/>
    <w:rsid w:val="00042319"/>
    <w:rsid w:val="00045399"/>
    <w:rsid w:val="000467FE"/>
    <w:rsid w:val="00051041"/>
    <w:rsid w:val="000531F2"/>
    <w:rsid w:val="00054BE0"/>
    <w:rsid w:val="0005557F"/>
    <w:rsid w:val="0005602B"/>
    <w:rsid w:val="000617AC"/>
    <w:rsid w:val="00061FC1"/>
    <w:rsid w:val="00062A35"/>
    <w:rsid w:val="00065B78"/>
    <w:rsid w:val="00067D97"/>
    <w:rsid w:val="0007130C"/>
    <w:rsid w:val="00080DB1"/>
    <w:rsid w:val="0008744E"/>
    <w:rsid w:val="00087EC1"/>
    <w:rsid w:val="00091606"/>
    <w:rsid w:val="00092D32"/>
    <w:rsid w:val="000A1205"/>
    <w:rsid w:val="000A15BD"/>
    <w:rsid w:val="000A1FA6"/>
    <w:rsid w:val="000A4802"/>
    <w:rsid w:val="000B02F6"/>
    <w:rsid w:val="000B3C39"/>
    <w:rsid w:val="000B7EC9"/>
    <w:rsid w:val="000C3ACA"/>
    <w:rsid w:val="000C4DAF"/>
    <w:rsid w:val="000C5B36"/>
    <w:rsid w:val="000C7E1D"/>
    <w:rsid w:val="000D17DD"/>
    <w:rsid w:val="000D1CD9"/>
    <w:rsid w:val="000D2FC4"/>
    <w:rsid w:val="000D3692"/>
    <w:rsid w:val="000D3DD6"/>
    <w:rsid w:val="000D4DBD"/>
    <w:rsid w:val="000D5D3B"/>
    <w:rsid w:val="000E00D5"/>
    <w:rsid w:val="000E0870"/>
    <w:rsid w:val="000E4BCD"/>
    <w:rsid w:val="000E57CC"/>
    <w:rsid w:val="000E6965"/>
    <w:rsid w:val="000F181B"/>
    <w:rsid w:val="000F7280"/>
    <w:rsid w:val="000F76A1"/>
    <w:rsid w:val="00102CA4"/>
    <w:rsid w:val="00104881"/>
    <w:rsid w:val="00105F0F"/>
    <w:rsid w:val="001076DC"/>
    <w:rsid w:val="00110DDC"/>
    <w:rsid w:val="00112A76"/>
    <w:rsid w:val="00115326"/>
    <w:rsid w:val="00116E2C"/>
    <w:rsid w:val="00117AF9"/>
    <w:rsid w:val="00121A62"/>
    <w:rsid w:val="00122C11"/>
    <w:rsid w:val="00125075"/>
    <w:rsid w:val="00125FB1"/>
    <w:rsid w:val="00140A8B"/>
    <w:rsid w:val="00142CD9"/>
    <w:rsid w:val="0014623C"/>
    <w:rsid w:val="001547F2"/>
    <w:rsid w:val="00154AD0"/>
    <w:rsid w:val="001557A4"/>
    <w:rsid w:val="001618D2"/>
    <w:rsid w:val="00163151"/>
    <w:rsid w:val="00164AB5"/>
    <w:rsid w:val="0016583D"/>
    <w:rsid w:val="001665A6"/>
    <w:rsid w:val="00170A03"/>
    <w:rsid w:val="00171C61"/>
    <w:rsid w:val="0017637B"/>
    <w:rsid w:val="00177706"/>
    <w:rsid w:val="00180F0B"/>
    <w:rsid w:val="00182E43"/>
    <w:rsid w:val="001839E7"/>
    <w:rsid w:val="00187965"/>
    <w:rsid w:val="0019344C"/>
    <w:rsid w:val="00195057"/>
    <w:rsid w:val="001A19DF"/>
    <w:rsid w:val="001A1BD2"/>
    <w:rsid w:val="001A41E3"/>
    <w:rsid w:val="001A5118"/>
    <w:rsid w:val="001A6B81"/>
    <w:rsid w:val="001A6D86"/>
    <w:rsid w:val="001A736D"/>
    <w:rsid w:val="001A79C5"/>
    <w:rsid w:val="001B35B3"/>
    <w:rsid w:val="001B49DC"/>
    <w:rsid w:val="001B72CA"/>
    <w:rsid w:val="001C09B1"/>
    <w:rsid w:val="001C18CD"/>
    <w:rsid w:val="001C1E2E"/>
    <w:rsid w:val="001C4820"/>
    <w:rsid w:val="001D0906"/>
    <w:rsid w:val="001D1403"/>
    <w:rsid w:val="001D3737"/>
    <w:rsid w:val="001D530A"/>
    <w:rsid w:val="001E0637"/>
    <w:rsid w:val="001E08D8"/>
    <w:rsid w:val="001E6861"/>
    <w:rsid w:val="001E6F12"/>
    <w:rsid w:val="001F084D"/>
    <w:rsid w:val="001F3831"/>
    <w:rsid w:val="001F5A80"/>
    <w:rsid w:val="002042CA"/>
    <w:rsid w:val="0020483D"/>
    <w:rsid w:val="00207498"/>
    <w:rsid w:val="00210FA6"/>
    <w:rsid w:val="00213E60"/>
    <w:rsid w:val="00214109"/>
    <w:rsid w:val="002158EA"/>
    <w:rsid w:val="00215BF0"/>
    <w:rsid w:val="0021761B"/>
    <w:rsid w:val="00224C1E"/>
    <w:rsid w:val="00225A76"/>
    <w:rsid w:val="0023338C"/>
    <w:rsid w:val="00233857"/>
    <w:rsid w:val="0023616C"/>
    <w:rsid w:val="0023730B"/>
    <w:rsid w:val="002373CA"/>
    <w:rsid w:val="002427FC"/>
    <w:rsid w:val="002439DF"/>
    <w:rsid w:val="00247B01"/>
    <w:rsid w:val="002541B0"/>
    <w:rsid w:val="0025507F"/>
    <w:rsid w:val="00266E1E"/>
    <w:rsid w:val="00272484"/>
    <w:rsid w:val="0027354B"/>
    <w:rsid w:val="00274839"/>
    <w:rsid w:val="00280957"/>
    <w:rsid w:val="00280B78"/>
    <w:rsid w:val="00281843"/>
    <w:rsid w:val="00282A64"/>
    <w:rsid w:val="002861CE"/>
    <w:rsid w:val="0028626C"/>
    <w:rsid w:val="00287769"/>
    <w:rsid w:val="00294C37"/>
    <w:rsid w:val="00295745"/>
    <w:rsid w:val="00295799"/>
    <w:rsid w:val="002A4417"/>
    <w:rsid w:val="002A670E"/>
    <w:rsid w:val="002B6025"/>
    <w:rsid w:val="002B7C61"/>
    <w:rsid w:val="002C09F4"/>
    <w:rsid w:val="002C0D37"/>
    <w:rsid w:val="002C0EE8"/>
    <w:rsid w:val="002C2A8F"/>
    <w:rsid w:val="002C7A7B"/>
    <w:rsid w:val="002D52A3"/>
    <w:rsid w:val="002D5475"/>
    <w:rsid w:val="002D77B0"/>
    <w:rsid w:val="002E1849"/>
    <w:rsid w:val="002F2930"/>
    <w:rsid w:val="002F4404"/>
    <w:rsid w:val="002F7055"/>
    <w:rsid w:val="0030006E"/>
    <w:rsid w:val="00300250"/>
    <w:rsid w:val="00301351"/>
    <w:rsid w:val="00303C0F"/>
    <w:rsid w:val="00304BDB"/>
    <w:rsid w:val="003050B3"/>
    <w:rsid w:val="00305D63"/>
    <w:rsid w:val="00306215"/>
    <w:rsid w:val="003118D0"/>
    <w:rsid w:val="0031242F"/>
    <w:rsid w:val="003147CA"/>
    <w:rsid w:val="00320F83"/>
    <w:rsid w:val="003258C9"/>
    <w:rsid w:val="003274F9"/>
    <w:rsid w:val="00330262"/>
    <w:rsid w:val="00332434"/>
    <w:rsid w:val="00340E1A"/>
    <w:rsid w:val="003417A1"/>
    <w:rsid w:val="00343058"/>
    <w:rsid w:val="003434E2"/>
    <w:rsid w:val="00351F7A"/>
    <w:rsid w:val="00353C36"/>
    <w:rsid w:val="003544AE"/>
    <w:rsid w:val="00354AF6"/>
    <w:rsid w:val="003563AA"/>
    <w:rsid w:val="00357586"/>
    <w:rsid w:val="003762DB"/>
    <w:rsid w:val="00376A3F"/>
    <w:rsid w:val="00383425"/>
    <w:rsid w:val="00383C63"/>
    <w:rsid w:val="00384EBE"/>
    <w:rsid w:val="00385D91"/>
    <w:rsid w:val="00386CFA"/>
    <w:rsid w:val="00386D7C"/>
    <w:rsid w:val="00387BD6"/>
    <w:rsid w:val="00393576"/>
    <w:rsid w:val="003955B6"/>
    <w:rsid w:val="00396346"/>
    <w:rsid w:val="003965D8"/>
    <w:rsid w:val="003A2F34"/>
    <w:rsid w:val="003A3591"/>
    <w:rsid w:val="003A363D"/>
    <w:rsid w:val="003A4DCA"/>
    <w:rsid w:val="003A6EB1"/>
    <w:rsid w:val="003A7ABD"/>
    <w:rsid w:val="003B0794"/>
    <w:rsid w:val="003B18DF"/>
    <w:rsid w:val="003B2C95"/>
    <w:rsid w:val="003B5162"/>
    <w:rsid w:val="003B68D7"/>
    <w:rsid w:val="003B6C96"/>
    <w:rsid w:val="003B6EDD"/>
    <w:rsid w:val="003C2EC9"/>
    <w:rsid w:val="003C2F01"/>
    <w:rsid w:val="003D48D8"/>
    <w:rsid w:val="003D503F"/>
    <w:rsid w:val="003D57E1"/>
    <w:rsid w:val="003E40F9"/>
    <w:rsid w:val="003E5089"/>
    <w:rsid w:val="003E5475"/>
    <w:rsid w:val="003E5761"/>
    <w:rsid w:val="003F5A40"/>
    <w:rsid w:val="003F5DD6"/>
    <w:rsid w:val="00402608"/>
    <w:rsid w:val="00403F28"/>
    <w:rsid w:val="00403F44"/>
    <w:rsid w:val="00404335"/>
    <w:rsid w:val="004063D0"/>
    <w:rsid w:val="004070F0"/>
    <w:rsid w:val="004100AC"/>
    <w:rsid w:val="00414653"/>
    <w:rsid w:val="004148E7"/>
    <w:rsid w:val="00417361"/>
    <w:rsid w:val="004205B5"/>
    <w:rsid w:val="00420740"/>
    <w:rsid w:val="00422EAA"/>
    <w:rsid w:val="00423B5A"/>
    <w:rsid w:val="0042751C"/>
    <w:rsid w:val="00427EE5"/>
    <w:rsid w:val="00437B56"/>
    <w:rsid w:val="00441504"/>
    <w:rsid w:val="00443EB1"/>
    <w:rsid w:val="00444B00"/>
    <w:rsid w:val="004509FE"/>
    <w:rsid w:val="00450AC5"/>
    <w:rsid w:val="00451630"/>
    <w:rsid w:val="0045327D"/>
    <w:rsid w:val="0045521E"/>
    <w:rsid w:val="00455444"/>
    <w:rsid w:val="004660BC"/>
    <w:rsid w:val="004729BC"/>
    <w:rsid w:val="00472FD0"/>
    <w:rsid w:val="00473FBA"/>
    <w:rsid w:val="004743F5"/>
    <w:rsid w:val="00475B38"/>
    <w:rsid w:val="0047609D"/>
    <w:rsid w:val="00476E96"/>
    <w:rsid w:val="00477810"/>
    <w:rsid w:val="0048174D"/>
    <w:rsid w:val="004868E6"/>
    <w:rsid w:val="00486922"/>
    <w:rsid w:val="004927AB"/>
    <w:rsid w:val="00493F63"/>
    <w:rsid w:val="004951B9"/>
    <w:rsid w:val="004A4B66"/>
    <w:rsid w:val="004B099C"/>
    <w:rsid w:val="004B17B4"/>
    <w:rsid w:val="004B193E"/>
    <w:rsid w:val="004B262B"/>
    <w:rsid w:val="004B3561"/>
    <w:rsid w:val="004C2458"/>
    <w:rsid w:val="004C30D3"/>
    <w:rsid w:val="004C3341"/>
    <w:rsid w:val="004D0FED"/>
    <w:rsid w:val="004D220E"/>
    <w:rsid w:val="004D22E2"/>
    <w:rsid w:val="004D36CD"/>
    <w:rsid w:val="004D3E7C"/>
    <w:rsid w:val="004D4031"/>
    <w:rsid w:val="004D4801"/>
    <w:rsid w:val="004D4B49"/>
    <w:rsid w:val="004D60D8"/>
    <w:rsid w:val="004D7153"/>
    <w:rsid w:val="004E0411"/>
    <w:rsid w:val="004E1E88"/>
    <w:rsid w:val="004E2825"/>
    <w:rsid w:val="004E29B4"/>
    <w:rsid w:val="004E41D2"/>
    <w:rsid w:val="004E4D05"/>
    <w:rsid w:val="004E55D2"/>
    <w:rsid w:val="004E6876"/>
    <w:rsid w:val="004F07EF"/>
    <w:rsid w:val="004F1198"/>
    <w:rsid w:val="004F1F17"/>
    <w:rsid w:val="004F4E5D"/>
    <w:rsid w:val="0050194D"/>
    <w:rsid w:val="00503DDF"/>
    <w:rsid w:val="00503F0A"/>
    <w:rsid w:val="005138B8"/>
    <w:rsid w:val="00515A93"/>
    <w:rsid w:val="005160E1"/>
    <w:rsid w:val="00516F70"/>
    <w:rsid w:val="00523F2A"/>
    <w:rsid w:val="00524652"/>
    <w:rsid w:val="00525BF8"/>
    <w:rsid w:val="00530D7C"/>
    <w:rsid w:val="00531F7D"/>
    <w:rsid w:val="005326D7"/>
    <w:rsid w:val="00533EDF"/>
    <w:rsid w:val="0053469A"/>
    <w:rsid w:val="005462D1"/>
    <w:rsid w:val="00551B7B"/>
    <w:rsid w:val="00555A08"/>
    <w:rsid w:val="0055662D"/>
    <w:rsid w:val="00556681"/>
    <w:rsid w:val="005572FD"/>
    <w:rsid w:val="005610F9"/>
    <w:rsid w:val="005628C0"/>
    <w:rsid w:val="0056382B"/>
    <w:rsid w:val="00567E98"/>
    <w:rsid w:val="00574A1F"/>
    <w:rsid w:val="00574C6B"/>
    <w:rsid w:val="005816E0"/>
    <w:rsid w:val="00582F42"/>
    <w:rsid w:val="0058505F"/>
    <w:rsid w:val="005903BB"/>
    <w:rsid w:val="00590CD6"/>
    <w:rsid w:val="0059311C"/>
    <w:rsid w:val="00593673"/>
    <w:rsid w:val="00594A2B"/>
    <w:rsid w:val="005A072A"/>
    <w:rsid w:val="005A1851"/>
    <w:rsid w:val="005A5283"/>
    <w:rsid w:val="005A5F11"/>
    <w:rsid w:val="005B4AF5"/>
    <w:rsid w:val="005B6A32"/>
    <w:rsid w:val="005C0C5D"/>
    <w:rsid w:val="005C2F67"/>
    <w:rsid w:val="005C4893"/>
    <w:rsid w:val="005C4AD2"/>
    <w:rsid w:val="005C51D7"/>
    <w:rsid w:val="005C5E5E"/>
    <w:rsid w:val="005C6C55"/>
    <w:rsid w:val="005C7606"/>
    <w:rsid w:val="005D1535"/>
    <w:rsid w:val="005D3CBE"/>
    <w:rsid w:val="005E00CD"/>
    <w:rsid w:val="005E0272"/>
    <w:rsid w:val="005E1BD9"/>
    <w:rsid w:val="005E500A"/>
    <w:rsid w:val="005E5059"/>
    <w:rsid w:val="005E5D4A"/>
    <w:rsid w:val="005E6422"/>
    <w:rsid w:val="005E6C29"/>
    <w:rsid w:val="005E759D"/>
    <w:rsid w:val="005F0D78"/>
    <w:rsid w:val="005F6772"/>
    <w:rsid w:val="00602F7F"/>
    <w:rsid w:val="0060485C"/>
    <w:rsid w:val="0060744E"/>
    <w:rsid w:val="00611099"/>
    <w:rsid w:val="00614887"/>
    <w:rsid w:val="0061582B"/>
    <w:rsid w:val="006171BE"/>
    <w:rsid w:val="0062079C"/>
    <w:rsid w:val="0062088E"/>
    <w:rsid w:val="00621DE9"/>
    <w:rsid w:val="006326FF"/>
    <w:rsid w:val="00634416"/>
    <w:rsid w:val="00636495"/>
    <w:rsid w:val="006414A1"/>
    <w:rsid w:val="006433EC"/>
    <w:rsid w:val="00646847"/>
    <w:rsid w:val="00650830"/>
    <w:rsid w:val="006512D8"/>
    <w:rsid w:val="00654036"/>
    <w:rsid w:val="006540C1"/>
    <w:rsid w:val="00654370"/>
    <w:rsid w:val="00654569"/>
    <w:rsid w:val="00654C64"/>
    <w:rsid w:val="00656167"/>
    <w:rsid w:val="00656877"/>
    <w:rsid w:val="00657773"/>
    <w:rsid w:val="00660648"/>
    <w:rsid w:val="00662BDA"/>
    <w:rsid w:val="00663E2F"/>
    <w:rsid w:val="006642B0"/>
    <w:rsid w:val="00665C79"/>
    <w:rsid w:val="006708A0"/>
    <w:rsid w:val="00671688"/>
    <w:rsid w:val="00672DD2"/>
    <w:rsid w:val="00675C39"/>
    <w:rsid w:val="00680612"/>
    <w:rsid w:val="00681816"/>
    <w:rsid w:val="00681DA7"/>
    <w:rsid w:val="00684F86"/>
    <w:rsid w:val="00690711"/>
    <w:rsid w:val="00691297"/>
    <w:rsid w:val="00691FE4"/>
    <w:rsid w:val="006924C1"/>
    <w:rsid w:val="00693050"/>
    <w:rsid w:val="006935C1"/>
    <w:rsid w:val="00696F1B"/>
    <w:rsid w:val="00697DA0"/>
    <w:rsid w:val="006A0CBF"/>
    <w:rsid w:val="006A1AD1"/>
    <w:rsid w:val="006A7CCD"/>
    <w:rsid w:val="006A7FDD"/>
    <w:rsid w:val="006B135D"/>
    <w:rsid w:val="006B1B08"/>
    <w:rsid w:val="006B457A"/>
    <w:rsid w:val="006C5E42"/>
    <w:rsid w:val="006C60FD"/>
    <w:rsid w:val="006D2139"/>
    <w:rsid w:val="006D6AC9"/>
    <w:rsid w:val="006E180F"/>
    <w:rsid w:val="006E1D88"/>
    <w:rsid w:val="006E4902"/>
    <w:rsid w:val="006E5BA9"/>
    <w:rsid w:val="006F7307"/>
    <w:rsid w:val="006F79BE"/>
    <w:rsid w:val="00702D55"/>
    <w:rsid w:val="00703934"/>
    <w:rsid w:val="00705234"/>
    <w:rsid w:val="007057D9"/>
    <w:rsid w:val="0070599A"/>
    <w:rsid w:val="00711AC5"/>
    <w:rsid w:val="00712B78"/>
    <w:rsid w:val="007149B6"/>
    <w:rsid w:val="00716619"/>
    <w:rsid w:val="00722E6C"/>
    <w:rsid w:val="0072352B"/>
    <w:rsid w:val="0072548C"/>
    <w:rsid w:val="00727E13"/>
    <w:rsid w:val="0073376D"/>
    <w:rsid w:val="00734E45"/>
    <w:rsid w:val="00737216"/>
    <w:rsid w:val="00757666"/>
    <w:rsid w:val="007603A0"/>
    <w:rsid w:val="007604C2"/>
    <w:rsid w:val="00763A7C"/>
    <w:rsid w:val="00772680"/>
    <w:rsid w:val="007736F9"/>
    <w:rsid w:val="00774441"/>
    <w:rsid w:val="007745E1"/>
    <w:rsid w:val="00774B72"/>
    <w:rsid w:val="0077632B"/>
    <w:rsid w:val="007803B4"/>
    <w:rsid w:val="0078198D"/>
    <w:rsid w:val="007844B3"/>
    <w:rsid w:val="00784B08"/>
    <w:rsid w:val="0078531B"/>
    <w:rsid w:val="00790BDD"/>
    <w:rsid w:val="00791CF7"/>
    <w:rsid w:val="00791F4B"/>
    <w:rsid w:val="00793B25"/>
    <w:rsid w:val="00796748"/>
    <w:rsid w:val="00796E9A"/>
    <w:rsid w:val="00797341"/>
    <w:rsid w:val="007A046E"/>
    <w:rsid w:val="007A23B4"/>
    <w:rsid w:val="007A69DD"/>
    <w:rsid w:val="007A6BD9"/>
    <w:rsid w:val="007B2BFB"/>
    <w:rsid w:val="007B3E43"/>
    <w:rsid w:val="007B6289"/>
    <w:rsid w:val="007B72D2"/>
    <w:rsid w:val="007B7387"/>
    <w:rsid w:val="007B7F5E"/>
    <w:rsid w:val="007C20BA"/>
    <w:rsid w:val="007C4AD2"/>
    <w:rsid w:val="007C6388"/>
    <w:rsid w:val="007C6BC3"/>
    <w:rsid w:val="007C7854"/>
    <w:rsid w:val="007D73EA"/>
    <w:rsid w:val="007D7A00"/>
    <w:rsid w:val="007E0404"/>
    <w:rsid w:val="007E3B65"/>
    <w:rsid w:val="007E4C69"/>
    <w:rsid w:val="007E67CF"/>
    <w:rsid w:val="007F2877"/>
    <w:rsid w:val="007F347B"/>
    <w:rsid w:val="007F4D04"/>
    <w:rsid w:val="007F6F36"/>
    <w:rsid w:val="008009EF"/>
    <w:rsid w:val="00807FF7"/>
    <w:rsid w:val="0081211E"/>
    <w:rsid w:val="00813E3F"/>
    <w:rsid w:val="0082105A"/>
    <w:rsid w:val="00821DB4"/>
    <w:rsid w:val="008220C4"/>
    <w:rsid w:val="00822F8F"/>
    <w:rsid w:val="00830243"/>
    <w:rsid w:val="00830CBC"/>
    <w:rsid w:val="00831EE4"/>
    <w:rsid w:val="0083221E"/>
    <w:rsid w:val="008335CD"/>
    <w:rsid w:val="00833D86"/>
    <w:rsid w:val="0084123C"/>
    <w:rsid w:val="008420DE"/>
    <w:rsid w:val="00845B14"/>
    <w:rsid w:val="00845B2A"/>
    <w:rsid w:val="008518BF"/>
    <w:rsid w:val="00852DF5"/>
    <w:rsid w:val="00853CEF"/>
    <w:rsid w:val="008562DD"/>
    <w:rsid w:val="008601C9"/>
    <w:rsid w:val="008605C3"/>
    <w:rsid w:val="008613C2"/>
    <w:rsid w:val="00863692"/>
    <w:rsid w:val="00865620"/>
    <w:rsid w:val="00865804"/>
    <w:rsid w:val="00865A96"/>
    <w:rsid w:val="0087268A"/>
    <w:rsid w:val="00875173"/>
    <w:rsid w:val="008762A0"/>
    <w:rsid w:val="00877513"/>
    <w:rsid w:val="00877A8D"/>
    <w:rsid w:val="0089256F"/>
    <w:rsid w:val="008928A2"/>
    <w:rsid w:val="00893BCA"/>
    <w:rsid w:val="008A1DFA"/>
    <w:rsid w:val="008A1F88"/>
    <w:rsid w:val="008A4AFB"/>
    <w:rsid w:val="008B075C"/>
    <w:rsid w:val="008B22E6"/>
    <w:rsid w:val="008B382C"/>
    <w:rsid w:val="008B3E0A"/>
    <w:rsid w:val="008B6EC1"/>
    <w:rsid w:val="008B7762"/>
    <w:rsid w:val="008B7B64"/>
    <w:rsid w:val="008C1390"/>
    <w:rsid w:val="008C70AF"/>
    <w:rsid w:val="008D0C84"/>
    <w:rsid w:val="008E093E"/>
    <w:rsid w:val="008E0FF9"/>
    <w:rsid w:val="008E104F"/>
    <w:rsid w:val="008E279A"/>
    <w:rsid w:val="008E4256"/>
    <w:rsid w:val="008E5667"/>
    <w:rsid w:val="008E7BED"/>
    <w:rsid w:val="008F037D"/>
    <w:rsid w:val="008F20AE"/>
    <w:rsid w:val="008F4F59"/>
    <w:rsid w:val="008F73AC"/>
    <w:rsid w:val="00901AB4"/>
    <w:rsid w:val="009037D8"/>
    <w:rsid w:val="00905402"/>
    <w:rsid w:val="009057F3"/>
    <w:rsid w:val="00907539"/>
    <w:rsid w:val="0091233A"/>
    <w:rsid w:val="009126D4"/>
    <w:rsid w:val="009129EB"/>
    <w:rsid w:val="009143A3"/>
    <w:rsid w:val="00920FF3"/>
    <w:rsid w:val="00921944"/>
    <w:rsid w:val="00924630"/>
    <w:rsid w:val="009255D2"/>
    <w:rsid w:val="009256BC"/>
    <w:rsid w:val="00931F0C"/>
    <w:rsid w:val="00932A7F"/>
    <w:rsid w:val="00932AB5"/>
    <w:rsid w:val="00935114"/>
    <w:rsid w:val="009363FE"/>
    <w:rsid w:val="0093666A"/>
    <w:rsid w:val="0093690F"/>
    <w:rsid w:val="00937ABA"/>
    <w:rsid w:val="00940DE4"/>
    <w:rsid w:val="009521F6"/>
    <w:rsid w:val="0095349E"/>
    <w:rsid w:val="009535B6"/>
    <w:rsid w:val="009546F8"/>
    <w:rsid w:val="00954D27"/>
    <w:rsid w:val="00956388"/>
    <w:rsid w:val="00957A4C"/>
    <w:rsid w:val="00957E40"/>
    <w:rsid w:val="00957E66"/>
    <w:rsid w:val="00957F40"/>
    <w:rsid w:val="00962557"/>
    <w:rsid w:val="00965FB6"/>
    <w:rsid w:val="0096779C"/>
    <w:rsid w:val="009709D0"/>
    <w:rsid w:val="00971A39"/>
    <w:rsid w:val="00973EF1"/>
    <w:rsid w:val="009741CD"/>
    <w:rsid w:val="00974599"/>
    <w:rsid w:val="00977D26"/>
    <w:rsid w:val="0098573A"/>
    <w:rsid w:val="00987E2F"/>
    <w:rsid w:val="009943C4"/>
    <w:rsid w:val="0099566A"/>
    <w:rsid w:val="0099610B"/>
    <w:rsid w:val="00997360"/>
    <w:rsid w:val="009A2850"/>
    <w:rsid w:val="009A5DA9"/>
    <w:rsid w:val="009B2187"/>
    <w:rsid w:val="009B262A"/>
    <w:rsid w:val="009B338F"/>
    <w:rsid w:val="009C0C05"/>
    <w:rsid w:val="009C1D9D"/>
    <w:rsid w:val="009C407C"/>
    <w:rsid w:val="009C4963"/>
    <w:rsid w:val="009D1248"/>
    <w:rsid w:val="009D127F"/>
    <w:rsid w:val="009D1E64"/>
    <w:rsid w:val="009D2C1A"/>
    <w:rsid w:val="009D4B91"/>
    <w:rsid w:val="009D7498"/>
    <w:rsid w:val="009D7D27"/>
    <w:rsid w:val="009E10C3"/>
    <w:rsid w:val="009E1934"/>
    <w:rsid w:val="009E5647"/>
    <w:rsid w:val="009E5C4D"/>
    <w:rsid w:val="009E5F49"/>
    <w:rsid w:val="009E6720"/>
    <w:rsid w:val="009F0CA7"/>
    <w:rsid w:val="009F1BAB"/>
    <w:rsid w:val="009F5A0A"/>
    <w:rsid w:val="009F73D7"/>
    <w:rsid w:val="009F76C4"/>
    <w:rsid w:val="009F7AA5"/>
    <w:rsid w:val="00A01530"/>
    <w:rsid w:val="00A024AD"/>
    <w:rsid w:val="00A02502"/>
    <w:rsid w:val="00A04228"/>
    <w:rsid w:val="00A05A80"/>
    <w:rsid w:val="00A1111A"/>
    <w:rsid w:val="00A112AB"/>
    <w:rsid w:val="00A12001"/>
    <w:rsid w:val="00A1550B"/>
    <w:rsid w:val="00A15EA5"/>
    <w:rsid w:val="00A1661C"/>
    <w:rsid w:val="00A16B9E"/>
    <w:rsid w:val="00A17339"/>
    <w:rsid w:val="00A22A83"/>
    <w:rsid w:val="00A26A4D"/>
    <w:rsid w:val="00A30C90"/>
    <w:rsid w:val="00A3318E"/>
    <w:rsid w:val="00A36A84"/>
    <w:rsid w:val="00A42E98"/>
    <w:rsid w:val="00A45736"/>
    <w:rsid w:val="00A50681"/>
    <w:rsid w:val="00A54C74"/>
    <w:rsid w:val="00A56058"/>
    <w:rsid w:val="00A57E4B"/>
    <w:rsid w:val="00A62503"/>
    <w:rsid w:val="00A6594D"/>
    <w:rsid w:val="00A66A49"/>
    <w:rsid w:val="00A7167F"/>
    <w:rsid w:val="00A74DAB"/>
    <w:rsid w:val="00A775A0"/>
    <w:rsid w:val="00A8106F"/>
    <w:rsid w:val="00A8645D"/>
    <w:rsid w:val="00A87D3F"/>
    <w:rsid w:val="00A9140D"/>
    <w:rsid w:val="00A91F00"/>
    <w:rsid w:val="00A92CD4"/>
    <w:rsid w:val="00AA188E"/>
    <w:rsid w:val="00AA1E0A"/>
    <w:rsid w:val="00AA63FC"/>
    <w:rsid w:val="00AA7D5C"/>
    <w:rsid w:val="00AA7E94"/>
    <w:rsid w:val="00AB3349"/>
    <w:rsid w:val="00AC1822"/>
    <w:rsid w:val="00AC604A"/>
    <w:rsid w:val="00AC645F"/>
    <w:rsid w:val="00AD132A"/>
    <w:rsid w:val="00AD5984"/>
    <w:rsid w:val="00AD5B7D"/>
    <w:rsid w:val="00AD7B7D"/>
    <w:rsid w:val="00AE5C4E"/>
    <w:rsid w:val="00AE66B9"/>
    <w:rsid w:val="00AE7236"/>
    <w:rsid w:val="00AF0194"/>
    <w:rsid w:val="00AF0216"/>
    <w:rsid w:val="00AF1FCD"/>
    <w:rsid w:val="00B03579"/>
    <w:rsid w:val="00B03C18"/>
    <w:rsid w:val="00B04D0C"/>
    <w:rsid w:val="00B07CF4"/>
    <w:rsid w:val="00B10DBA"/>
    <w:rsid w:val="00B153D4"/>
    <w:rsid w:val="00B1690F"/>
    <w:rsid w:val="00B16A0C"/>
    <w:rsid w:val="00B16C6E"/>
    <w:rsid w:val="00B17DE2"/>
    <w:rsid w:val="00B20061"/>
    <w:rsid w:val="00B202BE"/>
    <w:rsid w:val="00B2372E"/>
    <w:rsid w:val="00B23E36"/>
    <w:rsid w:val="00B2500C"/>
    <w:rsid w:val="00B26C5A"/>
    <w:rsid w:val="00B34108"/>
    <w:rsid w:val="00B34B1F"/>
    <w:rsid w:val="00B35CF2"/>
    <w:rsid w:val="00B372D4"/>
    <w:rsid w:val="00B40EDF"/>
    <w:rsid w:val="00B41134"/>
    <w:rsid w:val="00B415AE"/>
    <w:rsid w:val="00B472E4"/>
    <w:rsid w:val="00B5084E"/>
    <w:rsid w:val="00B50D83"/>
    <w:rsid w:val="00B51F66"/>
    <w:rsid w:val="00B53777"/>
    <w:rsid w:val="00B63F05"/>
    <w:rsid w:val="00B656B9"/>
    <w:rsid w:val="00B674F7"/>
    <w:rsid w:val="00B70801"/>
    <w:rsid w:val="00B710DD"/>
    <w:rsid w:val="00B7249E"/>
    <w:rsid w:val="00B743CF"/>
    <w:rsid w:val="00B748DA"/>
    <w:rsid w:val="00B77BB3"/>
    <w:rsid w:val="00B83636"/>
    <w:rsid w:val="00B836E4"/>
    <w:rsid w:val="00B840DA"/>
    <w:rsid w:val="00B84E8C"/>
    <w:rsid w:val="00B86D37"/>
    <w:rsid w:val="00B8712C"/>
    <w:rsid w:val="00B87B94"/>
    <w:rsid w:val="00B87C5A"/>
    <w:rsid w:val="00B90C8C"/>
    <w:rsid w:val="00B90F41"/>
    <w:rsid w:val="00B91BDB"/>
    <w:rsid w:val="00B92652"/>
    <w:rsid w:val="00B93697"/>
    <w:rsid w:val="00B93A6F"/>
    <w:rsid w:val="00B93AAF"/>
    <w:rsid w:val="00B979E6"/>
    <w:rsid w:val="00BA1914"/>
    <w:rsid w:val="00BA244C"/>
    <w:rsid w:val="00BA4F3D"/>
    <w:rsid w:val="00BA5449"/>
    <w:rsid w:val="00BB1F5C"/>
    <w:rsid w:val="00BB42ED"/>
    <w:rsid w:val="00BC0576"/>
    <w:rsid w:val="00BC170A"/>
    <w:rsid w:val="00BC28EB"/>
    <w:rsid w:val="00BC3CF8"/>
    <w:rsid w:val="00BC548A"/>
    <w:rsid w:val="00BC719E"/>
    <w:rsid w:val="00BD0DDF"/>
    <w:rsid w:val="00BD240E"/>
    <w:rsid w:val="00BD5286"/>
    <w:rsid w:val="00BD5C56"/>
    <w:rsid w:val="00BE1167"/>
    <w:rsid w:val="00BE4725"/>
    <w:rsid w:val="00BE5148"/>
    <w:rsid w:val="00BF1C98"/>
    <w:rsid w:val="00BF2693"/>
    <w:rsid w:val="00BF3696"/>
    <w:rsid w:val="00BF4741"/>
    <w:rsid w:val="00BF6BB2"/>
    <w:rsid w:val="00C004D0"/>
    <w:rsid w:val="00C009C8"/>
    <w:rsid w:val="00C013DC"/>
    <w:rsid w:val="00C0259A"/>
    <w:rsid w:val="00C04F2A"/>
    <w:rsid w:val="00C06576"/>
    <w:rsid w:val="00C10C58"/>
    <w:rsid w:val="00C1385B"/>
    <w:rsid w:val="00C15385"/>
    <w:rsid w:val="00C237AE"/>
    <w:rsid w:val="00C24022"/>
    <w:rsid w:val="00C27748"/>
    <w:rsid w:val="00C30023"/>
    <w:rsid w:val="00C304D2"/>
    <w:rsid w:val="00C30A1F"/>
    <w:rsid w:val="00C35588"/>
    <w:rsid w:val="00C41D18"/>
    <w:rsid w:val="00C4403D"/>
    <w:rsid w:val="00C44BDB"/>
    <w:rsid w:val="00C46834"/>
    <w:rsid w:val="00C47569"/>
    <w:rsid w:val="00C52229"/>
    <w:rsid w:val="00C52A4A"/>
    <w:rsid w:val="00C52C52"/>
    <w:rsid w:val="00C560A9"/>
    <w:rsid w:val="00C611BA"/>
    <w:rsid w:val="00C669A5"/>
    <w:rsid w:val="00C704B3"/>
    <w:rsid w:val="00C7297C"/>
    <w:rsid w:val="00C737F6"/>
    <w:rsid w:val="00C7450B"/>
    <w:rsid w:val="00C77161"/>
    <w:rsid w:val="00C7739E"/>
    <w:rsid w:val="00C83147"/>
    <w:rsid w:val="00C85AAB"/>
    <w:rsid w:val="00C8650A"/>
    <w:rsid w:val="00C95E28"/>
    <w:rsid w:val="00CA465A"/>
    <w:rsid w:val="00CA644B"/>
    <w:rsid w:val="00CA6AAF"/>
    <w:rsid w:val="00CB118C"/>
    <w:rsid w:val="00CC0365"/>
    <w:rsid w:val="00CC0893"/>
    <w:rsid w:val="00CC212A"/>
    <w:rsid w:val="00CC257A"/>
    <w:rsid w:val="00CC4DA5"/>
    <w:rsid w:val="00CC530D"/>
    <w:rsid w:val="00CC731B"/>
    <w:rsid w:val="00CD076F"/>
    <w:rsid w:val="00CD0A70"/>
    <w:rsid w:val="00CD5641"/>
    <w:rsid w:val="00CD73F4"/>
    <w:rsid w:val="00CE15BF"/>
    <w:rsid w:val="00CE5DE9"/>
    <w:rsid w:val="00CF0A49"/>
    <w:rsid w:val="00CF2544"/>
    <w:rsid w:val="00CF3476"/>
    <w:rsid w:val="00CF4AED"/>
    <w:rsid w:val="00CF6CB9"/>
    <w:rsid w:val="00CF6FB8"/>
    <w:rsid w:val="00CF6FF9"/>
    <w:rsid w:val="00CF7478"/>
    <w:rsid w:val="00D0281D"/>
    <w:rsid w:val="00D02F62"/>
    <w:rsid w:val="00D03186"/>
    <w:rsid w:val="00D041F5"/>
    <w:rsid w:val="00D05FEB"/>
    <w:rsid w:val="00D1016F"/>
    <w:rsid w:val="00D10588"/>
    <w:rsid w:val="00D114B3"/>
    <w:rsid w:val="00D11860"/>
    <w:rsid w:val="00D124F1"/>
    <w:rsid w:val="00D13193"/>
    <w:rsid w:val="00D160E3"/>
    <w:rsid w:val="00D20BC7"/>
    <w:rsid w:val="00D20F9C"/>
    <w:rsid w:val="00D2167E"/>
    <w:rsid w:val="00D318B3"/>
    <w:rsid w:val="00D40C3B"/>
    <w:rsid w:val="00D41B63"/>
    <w:rsid w:val="00D445EB"/>
    <w:rsid w:val="00D46938"/>
    <w:rsid w:val="00D5293B"/>
    <w:rsid w:val="00D56D60"/>
    <w:rsid w:val="00D63BFA"/>
    <w:rsid w:val="00D645E0"/>
    <w:rsid w:val="00D67730"/>
    <w:rsid w:val="00D71947"/>
    <w:rsid w:val="00D72EE7"/>
    <w:rsid w:val="00D75235"/>
    <w:rsid w:val="00D75446"/>
    <w:rsid w:val="00D75686"/>
    <w:rsid w:val="00D8353D"/>
    <w:rsid w:val="00D85DD3"/>
    <w:rsid w:val="00D86080"/>
    <w:rsid w:val="00D91010"/>
    <w:rsid w:val="00D95CC1"/>
    <w:rsid w:val="00DA3A6C"/>
    <w:rsid w:val="00DA407C"/>
    <w:rsid w:val="00DA4D60"/>
    <w:rsid w:val="00DA520C"/>
    <w:rsid w:val="00DA5E10"/>
    <w:rsid w:val="00DB0063"/>
    <w:rsid w:val="00DB05D0"/>
    <w:rsid w:val="00DB23BF"/>
    <w:rsid w:val="00DB26D6"/>
    <w:rsid w:val="00DB7266"/>
    <w:rsid w:val="00DC00AE"/>
    <w:rsid w:val="00DC0F87"/>
    <w:rsid w:val="00DC2C2C"/>
    <w:rsid w:val="00DC3994"/>
    <w:rsid w:val="00DC5058"/>
    <w:rsid w:val="00DC62DD"/>
    <w:rsid w:val="00DD5289"/>
    <w:rsid w:val="00DD7DD5"/>
    <w:rsid w:val="00DD7FD1"/>
    <w:rsid w:val="00DE0030"/>
    <w:rsid w:val="00DE09B0"/>
    <w:rsid w:val="00DE7144"/>
    <w:rsid w:val="00DF5A3D"/>
    <w:rsid w:val="00DF6B02"/>
    <w:rsid w:val="00DF738F"/>
    <w:rsid w:val="00E04B1C"/>
    <w:rsid w:val="00E06631"/>
    <w:rsid w:val="00E13534"/>
    <w:rsid w:val="00E14A2A"/>
    <w:rsid w:val="00E20DEA"/>
    <w:rsid w:val="00E27923"/>
    <w:rsid w:val="00E307EC"/>
    <w:rsid w:val="00E3509A"/>
    <w:rsid w:val="00E37DB5"/>
    <w:rsid w:val="00E41CCF"/>
    <w:rsid w:val="00E47B0E"/>
    <w:rsid w:val="00E52FC8"/>
    <w:rsid w:val="00E540FE"/>
    <w:rsid w:val="00E5581C"/>
    <w:rsid w:val="00E56115"/>
    <w:rsid w:val="00E61B5E"/>
    <w:rsid w:val="00E635A5"/>
    <w:rsid w:val="00E6668F"/>
    <w:rsid w:val="00E66B7F"/>
    <w:rsid w:val="00E72009"/>
    <w:rsid w:val="00E74FE4"/>
    <w:rsid w:val="00E75DBC"/>
    <w:rsid w:val="00E75EFC"/>
    <w:rsid w:val="00E82C5B"/>
    <w:rsid w:val="00E8346A"/>
    <w:rsid w:val="00E92754"/>
    <w:rsid w:val="00E96E88"/>
    <w:rsid w:val="00E96F57"/>
    <w:rsid w:val="00EA1703"/>
    <w:rsid w:val="00EA3D32"/>
    <w:rsid w:val="00EA4423"/>
    <w:rsid w:val="00EA513D"/>
    <w:rsid w:val="00EA5F28"/>
    <w:rsid w:val="00EA6241"/>
    <w:rsid w:val="00EB0251"/>
    <w:rsid w:val="00EB1422"/>
    <w:rsid w:val="00EC0A97"/>
    <w:rsid w:val="00EC33FA"/>
    <w:rsid w:val="00EC6CFE"/>
    <w:rsid w:val="00ED4C2F"/>
    <w:rsid w:val="00ED4E60"/>
    <w:rsid w:val="00ED5D7C"/>
    <w:rsid w:val="00EE105E"/>
    <w:rsid w:val="00EE1DD4"/>
    <w:rsid w:val="00EE2AE4"/>
    <w:rsid w:val="00EE7320"/>
    <w:rsid w:val="00EF35DA"/>
    <w:rsid w:val="00EF5324"/>
    <w:rsid w:val="00EF6999"/>
    <w:rsid w:val="00EF7385"/>
    <w:rsid w:val="00F01357"/>
    <w:rsid w:val="00F11225"/>
    <w:rsid w:val="00F1301C"/>
    <w:rsid w:val="00F16EB9"/>
    <w:rsid w:val="00F2123E"/>
    <w:rsid w:val="00F228BA"/>
    <w:rsid w:val="00F23CF4"/>
    <w:rsid w:val="00F35C81"/>
    <w:rsid w:val="00F36C91"/>
    <w:rsid w:val="00F36DDF"/>
    <w:rsid w:val="00F415A6"/>
    <w:rsid w:val="00F44A2E"/>
    <w:rsid w:val="00F4726E"/>
    <w:rsid w:val="00F50F8E"/>
    <w:rsid w:val="00F5245F"/>
    <w:rsid w:val="00F53A17"/>
    <w:rsid w:val="00F548F6"/>
    <w:rsid w:val="00F55218"/>
    <w:rsid w:val="00F569E8"/>
    <w:rsid w:val="00F572DE"/>
    <w:rsid w:val="00F61E51"/>
    <w:rsid w:val="00F642FE"/>
    <w:rsid w:val="00F64FAB"/>
    <w:rsid w:val="00F6636B"/>
    <w:rsid w:val="00F66FC2"/>
    <w:rsid w:val="00F67354"/>
    <w:rsid w:val="00F710D0"/>
    <w:rsid w:val="00F73ECA"/>
    <w:rsid w:val="00F74CF9"/>
    <w:rsid w:val="00F80CA3"/>
    <w:rsid w:val="00F8304A"/>
    <w:rsid w:val="00F85B00"/>
    <w:rsid w:val="00F91359"/>
    <w:rsid w:val="00F92D7A"/>
    <w:rsid w:val="00FA271E"/>
    <w:rsid w:val="00FB0403"/>
    <w:rsid w:val="00FB0B56"/>
    <w:rsid w:val="00FB11B7"/>
    <w:rsid w:val="00FB1757"/>
    <w:rsid w:val="00FB1926"/>
    <w:rsid w:val="00FB3395"/>
    <w:rsid w:val="00FB4C03"/>
    <w:rsid w:val="00FB5478"/>
    <w:rsid w:val="00FB59C4"/>
    <w:rsid w:val="00FB64BA"/>
    <w:rsid w:val="00FC1545"/>
    <w:rsid w:val="00FC1DE4"/>
    <w:rsid w:val="00FC255E"/>
    <w:rsid w:val="00FD1E80"/>
    <w:rsid w:val="00FD23D4"/>
    <w:rsid w:val="00FD79B7"/>
    <w:rsid w:val="00FE19C0"/>
    <w:rsid w:val="00FE44F3"/>
    <w:rsid w:val="00FF019F"/>
    <w:rsid w:val="00FF6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shapeDefaults>
    <o:shapedefaults xmlns:o="urn:schemas-microsoft-com:office:office" xmlns:ns1="urn:schemas-microsoft-com:vml" ns1:ext="edit" spidmax="2050"/>
    <o:shapelayout xmlns:o="urn:schemas-microsoft-com:office:office" xmlns:ns2="urn:schemas-microsoft-com:vml" ns2:ext="edit">
      <o:idmap ns2:ext="edit" data="2"/>
    </o:shapelayout>
  </w:shapeDefaults>
  <w:decimalSymbol w:val="."/>
  <w:listSeparator w:val=","/>
  <w14:docId w14:val="36D4CE15"/>
  <w15:docId w15:val="{FCA021FF-804D-CD45-B03E-F819F866F4A6}"/>
</w:settings>
</file>

<file path=word/styles.xml><?xml version="1.0" encoding="utf-8"?>
<w:styles xmlns:a="http://schemas.openxmlformats.org/drawingml/2006/main" xmlns:aink="http://schemas.microsoft.com/office/drawing/2016/ink" xmlns:am3d="http://schemas.microsoft.com/office/drawing/2017/model3d" xmlns:cp="http://schemas.openxmlformats.org/package/2006/metadata/core-propertie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c="http://purl.org/dc/elements/1.1/" xmlns:dcterms="http://purl.org/dc/terms/" xmlns:dcmitype="http://purl.org/dc/dcmitype/" xmlns:m="http://schemas.openxmlformats.org/officeDocument/2006/math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xsi="http://www.w3.org/2001/XMLSchema-instance" mc:Ignorable="w14 wp14 w15 w16 w16cex w16cid w16se">
  <w:docDefaults>
    <w:rPrDefault>
      <w:rPr>
        <w:rFonts w:ascii="Calibri" w:hAnsi="Calibri"/>
        <w:lang w:val="ru-RU"/>
      </w:rPr>
    </w:rPrDefault>
    <w:pPrDefault/>
  </w:docDefaults>
  <w:latentStyles w:defUIPriority="99" w:defSemiHidden="0" w:defUnhideWhenUsed="0" w:defQFormat="0"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/>
    <w:lsdException w:name="Emphasis" w:semiHidden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semiHidden="1"/>
    <w:lsdException w:name="Intense Quote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customStyle="true" w:styleId="21" w:type="paragraph">
    <w:name w:val="Основной текст 21"/>
    <w:basedOn w:val="31"/>
    <w:uiPriority w:val="99"/>
    <w:semiHidden/>
    <w:pPr>
      <w:ind w:left="720"/>
    </w:pPr>
  </w:style>
  <w:style w:customStyle="true" w:styleId="31" w:type="paragraph">
    <w:name w:val="Основной текст 31"/>
    <w:basedOn w:val="Normal"/>
    <w:uiPriority w:val="99"/>
    <w:semiHidden/>
    <w:pPr>
      <w:ind w:left="1440"/>
      <w:spacing w:before="120" w:after="120"/>
    </w:pPr>
    <w:rPr>
      <w:lang w:val="en-GB"/>
    </w:rPr>
  </w:style>
  <w:style w:default="true" w:styleId="Normal" w:type="paragraph">
    <w:name w:val="Normal"/>
    <w:uiPriority w:val="99"/>
    <w:semiHidden/>
    <w:pPr>
      <w:jc w:val="both"/>
    </w:pPr>
    <w:rPr>
      <w:sz w:val="22"/>
      <w:rFonts w:ascii="Times New Roman" w:hAnsi="Times New Roman"/>
    </w:rPr>
  </w:style>
  <w:style w:styleId="Heading1" w:type="paragraph">
    <w:name w:val="heading 1"/>
    <w:link w:val="Heading1Char"/>
    <w:uiPriority w:val="99"/>
    <w:semiHidden/>
    <w:qFormat/>
    <w:pPr>
      <w:numPr>
        <w:numId w:val="3"/>
      </w:numPr>
      <w:jc w:val="both"/>
      <w:keepNext/>
      <w:spacing w:before="120" w:after="120"/>
      <w:outlineLvl w:val="0"/>
    </w:pPr>
    <w:rPr>
      <w:b/>
      <w:caps/>
      <w:sz w:val="22"/>
      <w:rFonts w:ascii="Times New Roman" w:hAnsi="Times New Roman"/>
    </w:rPr>
  </w:style>
  <w:style w:styleId="Heading2" w:type="paragraph">
    <w:name w:val="heading 2"/>
    <w:link w:val="Heading2Char"/>
    <w:uiPriority w:val="99"/>
    <w:semiHidden/>
    <w:qFormat/>
    <w:pPr>
      <w:numPr>
        <w:numId w:val="3"/>
        <w:ilvl w:val="1"/>
      </w:numPr>
      <w:jc w:val="both"/>
      <w:spacing w:before="120" w:after="120"/>
      <w:outlineLvl w:val="1"/>
    </w:pPr>
    <w:rPr>
      <w:sz w:val="22"/>
      <w:rFonts w:ascii="Times New Roman" w:hAnsi="Times New Roman"/>
    </w:rPr>
  </w:style>
  <w:style w:styleId="Heading3" w:type="paragraph">
    <w:name w:val="heading 3"/>
    <w:link w:val="Heading3Char"/>
    <w:uiPriority w:val="99"/>
    <w:semiHidden/>
    <w:qFormat/>
    <w:pPr>
      <w:numPr>
        <w:numId w:val="3"/>
        <w:ilvl w:val="2"/>
      </w:numPr>
      <w:jc w:val="both"/>
      <w:spacing w:before="120" w:after="120"/>
      <w:outlineLvl w:val="2"/>
    </w:pPr>
    <w:rPr>
      <w:sz w:val="22"/>
      <w:rFonts w:ascii="Times New Roman" w:hAnsi="Times New Roman"/>
    </w:rPr>
  </w:style>
  <w:style w:styleId="Heading4" w:type="paragraph">
    <w:name w:val="heading 4"/>
    <w:link w:val="Heading4Char"/>
    <w:uiPriority w:val="99"/>
    <w:semiHidden/>
    <w:qFormat/>
    <w:pPr>
      <w:numPr>
        <w:numId w:val="3"/>
        <w:ilvl w:val="3"/>
      </w:numPr>
      <w:jc w:val="both"/>
      <w:spacing w:before="120" w:after="120"/>
      <w:outlineLvl w:val="3"/>
    </w:pPr>
    <w:rPr>
      <w:sz w:val="22"/>
      <w:rFonts w:ascii="Times New Roman" w:hAnsi="Times New Roman"/>
    </w:rPr>
  </w:style>
  <w:style w:styleId="Heading5" w:type="paragraph">
    <w:name w:val="heading 5"/>
    <w:link w:val="Heading5Char"/>
    <w:uiPriority w:val="99"/>
    <w:semiHidden/>
    <w:qFormat/>
    <w:pPr>
      <w:numPr>
        <w:numId w:val="3"/>
        <w:ilvl w:val="4"/>
      </w:numPr>
      <w:jc w:val="both"/>
      <w:spacing w:before="120" w:after="120"/>
      <w:outlineLvl w:val="4"/>
    </w:pPr>
    <w:rPr>
      <w:sz w:val="22"/>
      <w:rFonts w:ascii="Times New Roman" w:hAnsi="Times New Roman"/>
      <w:lang w:val="en-GB"/>
    </w:rPr>
  </w:style>
  <w:style w:styleId="Heading6" w:type="paragraph">
    <w:name w:val="heading 6"/>
    <w:link w:val="Heading6Char"/>
    <w:next w:val="Heading7"/>
    <w:uiPriority w:val="99"/>
    <w:semiHidden/>
    <w:qFormat/>
    <w:pPr>
      <w:numPr>
        <w:numId w:val="3"/>
        <w:ilvl w:val="5"/>
      </w:numPr>
      <w:jc w:val="both"/>
      <w:spacing w:before="120" w:after="120"/>
      <w:outlineLvl w:val="5"/>
    </w:pPr>
    <w:rPr>
      <w:sz w:val="22"/>
      <w:rFonts w:ascii="Times New Roman" w:hAnsi="Times New Roman"/>
    </w:rPr>
  </w:style>
  <w:style w:styleId="Heading7" w:type="paragraph">
    <w:name w:val="heading 7"/>
    <w:link w:val="Heading7Char"/>
    <w:next w:val="Heading8"/>
    <w:uiPriority w:val="99"/>
    <w:semiHidden/>
    <w:qFormat/>
    <w:pPr>
      <w:numPr>
        <w:numId w:val="3"/>
        <w:ilvl w:val="6"/>
      </w:numPr>
      <w:jc w:val="both"/>
      <w:spacing w:before="120" w:after="120"/>
      <w:outlineLvl w:val="6"/>
    </w:pPr>
    <w:rPr>
      <w:sz w:val="22"/>
      <w:rFonts w:ascii="Times New Roman" w:hAnsi="Times New Roman"/>
    </w:rPr>
  </w:style>
  <w:style w:styleId="Heading8" w:type="paragraph">
    <w:name w:val="heading 8"/>
    <w:link w:val="Heading8Char"/>
    <w:next w:val="Normal"/>
    <w:uiPriority w:val="99"/>
    <w:semiHidden/>
    <w:qFormat/>
    <w:pPr>
      <w:numPr>
        <w:numId w:val="3"/>
        <w:ilvl w:val="7"/>
      </w:numPr>
      <w:jc w:val="both"/>
      <w:keepNext/>
      <w:keepLines/>
      <w:spacing w:before="200"/>
      <w:outlineLvl w:val="7"/>
    </w:pPr>
    <w:rPr>
      <w:rFonts w:ascii="Times New Roman" w:hAnsi="Times New Roman"/>
    </w:rPr>
  </w:style>
  <w:style w:styleId="Heading9" w:type="paragraph">
    <w:name w:val="heading 9"/>
    <w:basedOn w:val="Normal"/>
    <w:link w:val="Heading9Char"/>
    <w:next w:val="Normal"/>
    <w:uiPriority w:val="99"/>
    <w:semiHidden/>
    <w:qFormat/>
    <w:pPr>
      <w:keepNext/>
      <w:keepLines/>
      <w:spacing w:before="200"/>
      <w:outlineLvl w:val="8"/>
    </w:pPr>
    <w:rPr>
      <w:i/>
      <w:color w:val="404040"/>
      <w:sz w:val="20"/>
      <w:rFonts w:ascii="Cambria" w:hAnsi="Cambria"/>
    </w:rPr>
  </w:style>
  <w:style w:default="true" w:styleId="DefaultParagraphFont" w:type="character">
    <w:name w:val="Default Paragraph Font"/>
    <w:uiPriority w:val="1"/>
    <w:semiHidden/>
  </w:style>
  <w:style w:default="true" w:styleId="TableNormal" w:type="table">
    <w:name w:val="Normal Table"/>
    <w:uiPriority w:val="99"/>
    <w:semiHidden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default="true" w:styleId="NoList" w:type="numbering">
    <w:name w:val="No List"/>
    <w:uiPriority w:val="99"/>
    <w:semiHidden/>
  </w:style>
  <w:style w:customStyle="true" w:styleId="Heading1Char" w:type="character">
    <w:name w:val="Heading 1 Char"/>
    <w:link w:val="Heading1"/>
    <w:uiPriority w:val="99"/>
    <w:semiHidden/>
    <w:rPr>
      <w:b/>
      <w:caps/>
      <w:sz w:val="22"/>
      <w:rFonts w:ascii="Times New Roman" w:hAnsi="Times New Roman"/>
    </w:rPr>
  </w:style>
  <w:style w:customStyle="true" w:styleId="Heading2Char" w:type="character">
    <w:name w:val="Heading 2 Char"/>
    <w:link w:val="Heading2"/>
    <w:uiPriority w:val="99"/>
    <w:semiHidden/>
    <w:rPr>
      <w:sz w:val="22"/>
      <w:rFonts w:ascii="Times New Roman" w:hAnsi="Times New Roman"/>
    </w:rPr>
  </w:style>
  <w:style w:customStyle="true" w:styleId="Heading3Char" w:type="character">
    <w:name w:val="Heading 3 Char"/>
    <w:link w:val="Heading3"/>
    <w:uiPriority w:val="99"/>
    <w:semiHidden/>
    <w:rPr>
      <w:sz w:val="22"/>
      <w:rFonts w:ascii="Times New Roman" w:hAnsi="Times New Roman"/>
    </w:rPr>
  </w:style>
  <w:style w:customStyle="true" w:styleId="Heading4Char" w:type="character">
    <w:name w:val="Heading 4 Char"/>
    <w:link w:val="Heading4"/>
    <w:uiPriority w:val="99"/>
    <w:semiHidden/>
    <w:rPr>
      <w:sz w:val="22"/>
      <w:rFonts w:ascii="Times New Roman" w:hAnsi="Times New Roman"/>
    </w:rPr>
  </w:style>
  <w:style w:customStyle="true" w:styleId="Heading5Char" w:type="character">
    <w:name w:val="Heading 5 Char"/>
    <w:link w:val="Heading5"/>
    <w:uiPriority w:val="99"/>
    <w:semiHidden/>
    <w:rPr>
      <w:sz w:val="22"/>
      <w:rFonts w:ascii="Times New Roman" w:hAnsi="Times New Roman"/>
      <w:lang w:val="en-GB"/>
    </w:rPr>
  </w:style>
  <w:style w:customStyle="true" w:styleId="Heading6Char" w:type="character">
    <w:name w:val="Heading 6 Char"/>
    <w:link w:val="Heading6"/>
    <w:uiPriority w:val="99"/>
    <w:semiHidden/>
    <w:rPr>
      <w:sz w:val="22"/>
      <w:rFonts w:ascii="Times New Roman" w:hAnsi="Times New Roman"/>
    </w:rPr>
  </w:style>
  <w:style w:customStyle="true" w:styleId="Heading7Char" w:type="character">
    <w:name w:val="Heading 7 Char"/>
    <w:link w:val="Heading7"/>
    <w:uiPriority w:val="99"/>
    <w:semiHidden/>
    <w:rPr>
      <w:sz w:val="22"/>
      <w:rFonts w:ascii="Times New Roman" w:hAnsi="Times New Roman"/>
    </w:rPr>
  </w:style>
  <w:style w:styleId="Header" w:type="paragraph">
    <w:name w:val="header"/>
    <w:basedOn w:val="Normal"/>
    <w:link w:val="HeaderChar"/>
    <w:uiPriority w:val="99"/>
    <w:semiHidden/>
    <w:pPr>
      <w:tabs>
        <w:tab w:val="center" w:pos="4677"/>
        <w:tab w:val="right" w:pos="9355"/>
      </w:tabs>
    </w:pPr>
  </w:style>
  <w:style w:customStyle="true" w:styleId="HeaderChar" w:type="character">
    <w:name w:val="Header Char"/>
    <w:basedOn w:val="DefaultParagraphFont"/>
    <w:link w:val="Header"/>
    <w:uiPriority w:val="99"/>
    <w:semiHidden/>
    <w:rPr>
      <w:sz w:val="22"/>
      <w:rFonts w:ascii="Times New Roman" w:hAnsi="Times New Roman"/>
    </w:rPr>
  </w:style>
  <w:style w:styleId="Footer" w:type="paragraph">
    <w:name w:val="footer"/>
    <w:basedOn w:val="Normal"/>
    <w:link w:val="FooterChar"/>
    <w:uiPriority w:val="99"/>
    <w:semiHidden/>
    <w:pPr>
      <w:tabs>
        <w:tab w:val="center" w:pos="4677"/>
        <w:tab w:val="right" w:pos="9355"/>
      </w:tabs>
    </w:pPr>
  </w:style>
  <w:style w:customStyle="true" w:styleId="FooterChar" w:type="character">
    <w:name w:val="Footer Char"/>
    <w:basedOn w:val="DefaultParagraphFont"/>
    <w:link w:val="Footer"/>
    <w:uiPriority w:val="99"/>
    <w:semiHidden/>
    <w:rPr>
      <w:sz w:val="22"/>
      <w:rFonts w:ascii="Times New Roman" w:hAnsi="Times New Roman"/>
    </w:rPr>
  </w:style>
  <w:style w:styleId="BalloonText" w:type="paragraph">
    <w:name w:val="Balloon Text"/>
    <w:basedOn w:val="Normal"/>
    <w:link w:val="BalloonTextChar"/>
    <w:uiPriority w:val="99"/>
    <w:semiHidden/>
    <w:rPr>
      <w:sz w:val="16"/>
      <w:rFonts w:ascii="Tahoma" w:hAnsi="Tahoma"/>
    </w:rPr>
  </w:style>
  <w:style w:customStyle="true" w:styleId="BalloonTextChar" w:type="character">
    <w:name w:val="Balloon Text Char"/>
    <w:link w:val="BalloonText"/>
    <w:uiPriority w:val="99"/>
    <w:semiHidden/>
    <w:rPr>
      <w:sz w:val="16"/>
      <w:rFonts w:ascii="Tahoma" w:hAnsi="Tahoma"/>
    </w:rPr>
  </w:style>
  <w:style w:customStyle="true" w:styleId="Parties" w:type="paragraph">
    <w:name w:val="Parties"/>
    <w:basedOn w:val="BodyText"/>
    <w:uiPriority w:val="13"/>
    <w:semiHidden/>
    <w:pPr>
      <w:numPr>
        <w:numId w:val="16"/>
      </w:numPr>
      <w:spacing w:before="120"/>
    </w:pPr>
    <w:rPr>
      <w:lang w:val="en-GB"/>
    </w:rPr>
  </w:style>
  <w:style w:customStyle="true" w:styleId="Recitals" w:type="paragraph">
    <w:name w:val="Recitals"/>
    <w:basedOn w:val="BodyText"/>
    <w:uiPriority w:val="13"/>
    <w:semiHidden/>
    <w:pPr>
      <w:numPr>
        <w:numId w:val="17"/>
      </w:numPr>
      <w:spacing w:before="120"/>
    </w:pPr>
    <w:rPr>
      <w:lang w:val="en-GB"/>
    </w:rPr>
  </w:style>
  <w:style w:customStyle="true" w:styleId="a" w:type="paragraph">
    <w:name w:val="Все прописные + жирный"/>
    <w:basedOn w:val="BodyText"/>
    <w:uiPriority w:val="99"/>
    <w:semiHidden/>
    <w:pPr>
      <w:spacing w:after="220"/>
    </w:pPr>
    <w:rPr>
      <w:b/>
      <w:caps/>
      <w:lang w:val="en-GB"/>
    </w:rPr>
  </w:style>
  <w:style w:styleId="BodyText" w:type="paragraph">
    <w:name w:val="Body Text"/>
    <w:basedOn w:val="Normal"/>
    <w:link w:val="BodyTextChar"/>
    <w:uiPriority w:val="99"/>
    <w:semiHidden/>
    <w:pPr>
      <w:spacing w:after="120"/>
    </w:pPr>
  </w:style>
  <w:style w:customStyle="true" w:styleId="BodyTextChar" w:type="character">
    <w:name w:val="Body Text Char"/>
    <w:basedOn w:val="DefaultParagraphFont"/>
    <w:link w:val="BodyText"/>
    <w:uiPriority w:val="99"/>
    <w:semiHidden/>
    <w:rPr>
      <w:sz w:val="22"/>
      <w:rFonts w:ascii="Times New Roman" w:hAnsi="Times New Roman"/>
    </w:rPr>
  </w:style>
  <w:style w:customStyle="true" w:styleId="Heading8Char" w:type="character">
    <w:name w:val="Heading 8 Char"/>
    <w:link w:val="Heading8"/>
    <w:uiPriority w:val="99"/>
    <w:semiHidden/>
    <w:rPr>
      <w:rFonts w:ascii="Times New Roman" w:hAnsi="Times New Roman"/>
    </w:rPr>
  </w:style>
  <w:style w:customStyle="true" w:styleId="Heading9Char" w:type="character">
    <w:name w:val="Heading 9 Char"/>
    <w:link w:val="Heading9"/>
    <w:uiPriority w:val="99"/>
    <w:semiHidden/>
    <w:rPr>
      <w:i/>
      <w:color w:val="404040"/>
      <w:rFonts w:ascii="Cambria" w:hAnsi="Cambria"/>
    </w:rPr>
  </w:style>
  <w:style w:styleId="BodyTextIndent" w:type="paragraph">
    <w:name w:val="Body Text Indent"/>
    <w:basedOn w:val="Normal"/>
    <w:link w:val="BodyTextIndentChar"/>
    <w:uiPriority w:val="99"/>
    <w:semiHidden/>
    <w:pPr>
      <w:ind w:left="283"/>
      <w:spacing w:after="120"/>
    </w:pPr>
  </w:style>
  <w:style w:customStyle="true" w:styleId="BodyTextIndentChar" w:type="character">
    <w:name w:val="Body Text Indent Char"/>
    <w:basedOn w:val="DefaultParagraphFont"/>
    <w:link w:val="BodyTextIndent"/>
    <w:uiPriority w:val="99"/>
    <w:semiHidden/>
    <w:rPr>
      <w:sz w:val="22"/>
      <w:rFonts w:ascii="Times New Roman" w:hAnsi="Times New Roman"/>
    </w:rPr>
  </w:style>
  <w:style w:styleId="BodyText3" w:type="paragraph">
    <w:name w:val="Body Text 3"/>
    <w:basedOn w:val="Normal"/>
    <w:link w:val="BodyText3Char"/>
    <w:uiPriority w:val="99"/>
    <w:semiHidden/>
    <w:pPr>
      <w:spacing w:after="120"/>
    </w:pPr>
    <w:rPr>
      <w:sz w:val="16"/>
    </w:rPr>
  </w:style>
  <w:style w:customStyle="true" w:styleId="BodyText3Char" w:type="character">
    <w:name w:val="Body Text 3 Char"/>
    <w:link w:val="BodyText3"/>
    <w:uiPriority w:val="99"/>
    <w:semiHidden/>
    <w:rPr>
      <w:sz w:val="16"/>
      <w:rFonts w:ascii="Times New Roman" w:hAnsi="Times New Roman"/>
    </w:rPr>
  </w:style>
  <w:style w:styleId="BodyText2" w:type="paragraph">
    <w:name w:val="Body Text 2"/>
    <w:basedOn w:val="Normal"/>
    <w:link w:val="BodyText2Char"/>
    <w:uiPriority w:val="99"/>
    <w:semiHidden/>
    <w:pPr>
      <w:spacing w:after="120" w:line="480" w:lineRule="auto"/>
    </w:pPr>
  </w:style>
  <w:style w:customStyle="true" w:styleId="BodyText2Char" w:type="character">
    <w:name w:val="Body Text 2 Char"/>
    <w:basedOn w:val="DefaultParagraphFont"/>
    <w:link w:val="BodyText2"/>
    <w:uiPriority w:val="99"/>
    <w:semiHidden/>
    <w:rPr>
      <w:sz w:val="22"/>
      <w:rFonts w:ascii="Times New Roman" w:hAnsi="Times New Roman"/>
    </w:rPr>
  </w:style>
  <w:style w:customStyle="true" w:styleId="DZ-0" w:type="paragraph">
    <w:name w:val="DZ Приложение - Номер"/>
    <w:basedOn w:val="BodyText"/>
    <w:next w:val="Normal"/>
    <w:uiPriority w:val="1"/>
    <w:pPr>
      <w:numPr>
        <w:numId w:val="4"/>
      </w:numPr>
      <w:jc w:val="right"/>
      <w:keepNext/>
      <w:spacing w:after="0"/>
      <w:pageBreakBefore/>
    </w:pPr>
    <w:rPr>
      <w:b/>
    </w:rPr>
  </w:style>
  <w:style w:customStyle="true" w:styleId="-" w:type="paragraph">
    <w:name w:val="Приложение - Шапка"/>
    <w:basedOn w:val="BodyText"/>
    <w:next w:val="Normal"/>
    <w:uiPriority w:val="13"/>
    <w:semiHidden/>
    <w:pPr>
      <w:jc w:val="right"/>
      <w:keepNext/>
      <w:spacing w:after="0"/>
    </w:pPr>
    <w:rPr>
      <w:b/>
    </w:rPr>
  </w:style>
  <w:style w:customStyle="true" w:styleId="-0" w:type="paragraph">
    <w:name w:val="Приложение - Название"/>
    <w:basedOn w:val="BodyText"/>
    <w:next w:val="BodyText"/>
    <w:uiPriority w:val="13"/>
    <w:semiHidden/>
    <w:pPr>
      <w:jc w:val="center"/>
      <w:keepNext/>
      <w:spacing w:before="120"/>
    </w:pPr>
    <w:rPr>
      <w:b/>
    </w:rPr>
  </w:style>
  <w:style w:customStyle="true" w:styleId="DZ7" w:type="paragraph">
    <w:name w:val="DZ Название договора"/>
    <w:basedOn w:val="BodyText1"/>
    <w:uiPriority w:val="13"/>
    <w:semiHidden/>
    <w:qFormat/>
    <w:pPr>
      <w:jc w:val="center"/>
    </w:pPr>
    <w:rPr>
      <w:b/>
      <w:caps/>
      <w:lang w:val="ru-RU"/>
    </w:rPr>
  </w:style>
  <w:style w:customStyle="true" w:styleId="DZ-AND" w:type="paragraph">
    <w:name w:val="DZ Название стороны - AND"/>
    <w:basedOn w:val="BodyText1"/>
    <w:uiPriority w:val="13"/>
    <w:semiHidden/>
    <w:pPr>
      <w:jc w:val="center"/>
    </w:pPr>
  </w:style>
  <w:style w:customStyle="true" w:styleId="DZ16" w:type="paragraph">
    <w:name w:val="DZ Название стороны 1"/>
    <w:basedOn w:val="DZ-AND"/>
    <w:uiPriority w:val="13"/>
    <w:semiHidden/>
    <w:rPr>
      <w:b/>
    </w:rPr>
  </w:style>
  <w:style w:styleId="CommentReference" w:type="character">
    <w:name w:val="annotation reference"/>
    <w:uiPriority w:val="99"/>
    <w:semiHidden/>
    <w:rPr>
      <w:sz w:val="16"/>
    </w:rPr>
  </w:style>
  <w:style w:styleId="CommentText" w:type="paragraph">
    <w:name w:val="annotation text"/>
    <w:basedOn w:val="Normal"/>
    <w:link w:val="CommentTextChar"/>
    <w:uiPriority w:val="99"/>
    <w:semiHidden/>
    <w:rPr>
      <w:sz w:val="20"/>
    </w:rPr>
  </w:style>
  <w:style w:customStyle="true" w:styleId="CommentTextChar" w:type="character">
    <w:name w:val="Comment Text Char"/>
    <w:link w:val="CommentText"/>
    <w:uiPriority w:val="99"/>
    <w:semiHidden/>
    <w:rPr>
      <w:sz w:val="20"/>
      <w:rFonts w:ascii="Times New Roman" w:hAnsi="Times New Roman"/>
    </w:rPr>
  </w:style>
  <w:style w:styleId="CommentSubject" w:type="paragraph">
    <w:name w:val="annotation subject"/>
    <w:basedOn w:val="CommentText"/>
    <w:link w:val="CommentSubjectChar"/>
    <w:next w:val="CommentText"/>
    <w:uiPriority w:val="99"/>
    <w:semiHidden/>
    <w:rPr>
      <w:b/>
    </w:rPr>
  </w:style>
  <w:style w:customStyle="true" w:styleId="CommentSubjectChar" w:type="character">
    <w:name w:val="Comment Subject Char"/>
    <w:link w:val="CommentSubject"/>
    <w:uiPriority w:val="99"/>
    <w:semiHidden/>
    <w:rPr>
      <w:b/>
      <w:sz w:val="20"/>
      <w:rFonts w:ascii="Times New Roman" w:hAnsi="Times New Roman"/>
    </w:rPr>
  </w:style>
  <w:style w:styleId="FootnoteText" w:type="paragraph">
    <w:name w:val="footnote text"/>
    <w:basedOn w:val="Normal"/>
    <w:link w:val="FootnoteTextChar"/>
    <w:uiPriority w:val="99"/>
    <w:semiHidden/>
    <w:rPr>
      <w:sz w:val="20"/>
    </w:rPr>
  </w:style>
  <w:style w:customStyle="true" w:styleId="FootnoteTextChar" w:type="character">
    <w:name w:val="Footnote Text Char"/>
    <w:link w:val="FootnoteText"/>
    <w:uiPriority w:val="99"/>
    <w:semiHidden/>
    <w:rPr>
      <w:rFonts w:ascii="Times New Roman" w:hAnsi="Times New Roman"/>
    </w:rPr>
  </w:style>
  <w:style w:styleId="FootnoteReference" w:type="character">
    <w:name w:val="footnote reference"/>
    <w:uiPriority w:val="99"/>
    <w:semiHidden/>
    <w:rPr>
      <w:vertAlign w:val="superscript"/>
    </w:rPr>
  </w:style>
  <w:style w:customStyle="true" w:styleId="Schedule1" w:type="paragraph">
    <w:name w:val="Schedule 1"/>
    <w:basedOn w:val="Normal"/>
    <w:uiPriority w:val="99"/>
    <w:semiHidden/>
    <w:pPr>
      <w:numPr>
        <w:numId w:val="31"/>
      </w:numPr>
      <w:spacing w:after="140" w:line="290" w:lineRule="auto"/>
      <w:outlineLvl w:val="0"/>
    </w:pPr>
    <w:rPr>
      <w:sz w:val="20"/>
      <w:rFonts w:ascii="Arial" w:hAnsi="Arial"/>
    </w:rPr>
  </w:style>
  <w:style w:customStyle="true" w:styleId="Schedule2" w:type="paragraph">
    <w:name w:val="Schedule 2"/>
    <w:basedOn w:val="Normal"/>
    <w:uiPriority w:val="99"/>
    <w:semiHidden/>
    <w:pPr>
      <w:numPr>
        <w:numId w:val="31"/>
        <w:ilvl w:val="1"/>
      </w:numPr>
      <w:spacing w:after="140" w:line="290" w:lineRule="auto"/>
      <w:outlineLvl w:val="1"/>
    </w:pPr>
    <w:rPr>
      <w:sz w:val="20"/>
      <w:rFonts w:ascii="Arial" w:hAnsi="Arial"/>
    </w:rPr>
  </w:style>
  <w:style w:customStyle="true" w:styleId="Schedule3" w:type="paragraph">
    <w:name w:val="Schedule 3"/>
    <w:basedOn w:val="Normal"/>
    <w:uiPriority w:val="99"/>
    <w:semiHidden/>
    <w:pPr>
      <w:numPr>
        <w:numId w:val="31"/>
        <w:ilvl w:val="2"/>
      </w:numPr>
      <w:spacing w:after="140" w:line="290" w:lineRule="auto"/>
      <w:outlineLvl w:val="2"/>
    </w:pPr>
    <w:rPr>
      <w:sz w:val="20"/>
      <w:rFonts w:ascii="Arial" w:hAnsi="Arial"/>
    </w:rPr>
  </w:style>
  <w:style w:customStyle="true" w:styleId="Schedule4" w:type="paragraph">
    <w:name w:val="Schedule 4"/>
    <w:basedOn w:val="Normal"/>
    <w:uiPriority w:val="99"/>
    <w:semiHidden/>
    <w:pPr>
      <w:numPr>
        <w:numId w:val="31"/>
        <w:ilvl w:val="3"/>
      </w:numPr>
      <w:spacing w:after="140" w:line="290" w:lineRule="auto"/>
      <w:outlineLvl w:val="3"/>
    </w:pPr>
    <w:rPr>
      <w:sz w:val="20"/>
      <w:rFonts w:ascii="Arial" w:hAnsi="Arial"/>
    </w:rPr>
  </w:style>
  <w:style w:customStyle="true" w:styleId="Schedule5" w:type="paragraph">
    <w:name w:val="Schedule 5"/>
    <w:basedOn w:val="Normal"/>
    <w:uiPriority w:val="99"/>
    <w:semiHidden/>
    <w:pPr>
      <w:numPr>
        <w:numId w:val="31"/>
        <w:ilvl w:val="4"/>
      </w:numPr>
      <w:spacing w:after="140" w:line="290" w:lineRule="auto"/>
      <w:outlineLvl w:val="4"/>
    </w:pPr>
    <w:rPr>
      <w:sz w:val="20"/>
      <w:rFonts w:ascii="Arial" w:hAnsi="Arial"/>
    </w:rPr>
  </w:style>
  <w:style w:customStyle="true" w:styleId="Schedule6" w:type="paragraph">
    <w:name w:val="Schedule 6"/>
    <w:basedOn w:val="Normal"/>
    <w:uiPriority w:val="99"/>
    <w:semiHidden/>
    <w:pPr>
      <w:numPr>
        <w:numId w:val="31"/>
        <w:ilvl w:val="5"/>
      </w:numPr>
      <w:spacing w:after="140" w:line="290" w:lineRule="auto"/>
      <w:outlineLvl w:val="5"/>
    </w:pPr>
    <w:rPr>
      <w:sz w:val="20"/>
      <w:rFonts w:ascii="Arial" w:hAnsi="Arial"/>
    </w:rPr>
  </w:style>
  <w:style w:customStyle="true" w:styleId="DZ3-111" w:type="paragraph">
    <w:name w:val="DZ Заголовок 3 - 1.1.1"/>
    <w:uiPriority w:val="99"/>
    <w:semiHidden/>
    <w:qFormat/>
    <w:pPr>
      <w:numPr>
        <w:numId w:val="14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3-111Alt" w:type="paragraph">
    <w:name w:val="DZ Заголовок 3 - 1.1.1 Alt"/>
    <w:uiPriority w:val="99"/>
    <w:semiHidden/>
    <w:qFormat/>
    <w:pPr>
      <w:numPr>
        <w:numId w:val="15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Parties-Alt" w:type="paragraph">
    <w:name w:val="Parties - Alt"/>
    <w:uiPriority w:val="13"/>
    <w:semiHidden/>
    <w:qFormat/>
    <w:pPr>
      <w:numPr>
        <w:numId w:val="30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Recitals-Alt" w:type="paragraph">
    <w:name w:val="Recitals - Alt"/>
    <w:uiPriority w:val="13"/>
    <w:semiHidden/>
    <w:qFormat/>
    <w:pPr>
      <w:numPr>
        <w:numId w:val="30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111Alt0" w:type="paragraph">
    <w:name w:val="DZ Приложение 3 - 1.1.1 Alt"/>
    <w:uiPriority w:val="99"/>
    <w:semiHidden/>
    <w:qFormat/>
    <w:pPr>
      <w:numPr>
        <w:numId w:val="25"/>
        <w:ilvl w:val="2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a0" w:type="paragraph">
    <w:name w:val="Стороны по договору"/>
    <w:basedOn w:val="Parties"/>
    <w:uiPriority w:val="13"/>
    <w:semiHidden/>
    <w:qFormat/>
    <w:rPr>
      <w:lang w:val="ru-RU"/>
    </w:rPr>
  </w:style>
  <w:style w:customStyle="true" w:styleId="a1" w:type="paragraph">
    <w:name w:val="Название"/>
    <w:basedOn w:val="DZ7"/>
    <w:uiPriority w:val="13"/>
    <w:semiHidden/>
    <w:qFormat/>
    <w:pPr>
      <w:spacing w:before="0" w:after="0"/>
    </w:pPr>
  </w:style>
  <w:style w:customStyle="true" w:styleId="-1" w:type="paragraph">
    <w:name w:val="Обычный - Уровень 1"/>
    <w:basedOn w:val="Normal"/>
    <w:uiPriority w:val="2"/>
    <w:semiHidden/>
    <w:qFormat/>
    <w:pPr>
      <w:spacing w:before="120" w:after="120"/>
    </w:pPr>
  </w:style>
  <w:style w:customStyle="true" w:styleId="-2" w:type="paragraph">
    <w:name w:val="Обычный - Уровень 2"/>
    <w:basedOn w:val="Normal"/>
    <w:uiPriority w:val="2"/>
    <w:semiHidden/>
    <w:qFormat/>
    <w:pPr>
      <w:ind w:left="720"/>
      <w:spacing w:before="120" w:after="120"/>
    </w:pPr>
  </w:style>
  <w:style w:customStyle="true" w:styleId="-3" w:type="paragraph">
    <w:name w:val="Обычный - Уровень 3"/>
    <w:basedOn w:val="Normal"/>
    <w:uiPriority w:val="2"/>
    <w:semiHidden/>
    <w:qFormat/>
    <w:pPr>
      <w:ind w:left="1440"/>
      <w:spacing w:before="120" w:after="120"/>
    </w:pPr>
  </w:style>
  <w:style w:customStyle="true" w:styleId="-4" w:type="paragraph">
    <w:name w:val="Обычный - Уровень 4"/>
    <w:basedOn w:val="Normal"/>
    <w:uiPriority w:val="2"/>
    <w:semiHidden/>
    <w:qFormat/>
    <w:pPr>
      <w:ind w:left="2160"/>
      <w:spacing w:before="120" w:after="120"/>
    </w:pPr>
  </w:style>
  <w:style w:customStyle="true" w:styleId="-5" w:type="paragraph">
    <w:name w:val="Обычный - Уровень 5"/>
    <w:basedOn w:val="Normal"/>
    <w:uiPriority w:val="2"/>
    <w:semiHidden/>
    <w:qFormat/>
    <w:pPr>
      <w:ind w:left="2880"/>
      <w:spacing w:before="120" w:after="120"/>
    </w:pPr>
  </w:style>
  <w:style w:styleId="ListParagraph" w:type="paragraph">
    <w:name w:val="List Paragraph"/>
    <w:basedOn w:val="Normal"/>
    <w:uiPriority w:val="99"/>
    <w:semiHidden/>
    <w:qFormat/>
    <w:pPr>
      <w:ind w:left="720"/>
      <w:contextualSpacing/>
    </w:pPr>
  </w:style>
  <w:style w:customStyle="true" w:styleId="a2" w:type="paragraph">
    <w:name w:val="Раздел с нумерацией"/>
    <w:next w:val="Normal"/>
    <w:uiPriority w:val="98"/>
    <w:semiHidden/>
    <w:qFormat/>
    <w:pPr>
      <w:jc w:val="center"/>
      <w:spacing w:before="120" w:after="120"/>
      <w:outlineLvl w:val="0"/>
    </w:pPr>
    <w:rPr>
      <w:b/>
      <w:caps/>
      <w:sz w:val="22"/>
      <w:rFonts w:ascii="Times New Roman" w:hAnsi="Times New Roman"/>
    </w:rPr>
  </w:style>
  <w:style w:customStyle="true" w:styleId="BodyText1" w:type="paragraph">
    <w:name w:val="Body Text 1"/>
    <w:basedOn w:val="21"/>
    <w:uiPriority w:val="2"/>
    <w:semiHidden/>
    <w:pPr>
      <w:ind w:left="0"/>
    </w:pPr>
  </w:style>
  <w:style w:customStyle="true" w:styleId="BodyText4" w:type="paragraph">
    <w:name w:val="Body Text 4"/>
    <w:basedOn w:val="BodyText"/>
    <w:uiPriority w:val="3"/>
    <w:semiHidden/>
    <w:pPr>
      <w:ind w:left="2160"/>
      <w:spacing w:before="120"/>
    </w:pPr>
    <w:rPr>
      <w:lang w:val="en-GB"/>
    </w:rPr>
  </w:style>
  <w:style w:customStyle="true" w:styleId="BodyText5" w:type="paragraph">
    <w:name w:val="Body Text 5"/>
    <w:basedOn w:val="BodyText"/>
    <w:uiPriority w:val="3"/>
    <w:semiHidden/>
    <w:pPr>
      <w:ind w:left="2880"/>
      <w:spacing w:before="120"/>
    </w:pPr>
    <w:rPr>
      <w:lang w:val="en-GB"/>
    </w:rPr>
  </w:style>
  <w:style w:customStyle="true" w:styleId="BodyText6" w:type="paragraph">
    <w:name w:val="Body Text 6"/>
    <w:basedOn w:val="BodyText"/>
    <w:uiPriority w:val="3"/>
    <w:semiHidden/>
    <w:pPr>
      <w:ind w:left="3600"/>
      <w:spacing w:before="120"/>
    </w:pPr>
    <w:rPr>
      <w:lang w:val="en-GB"/>
    </w:rPr>
  </w:style>
  <w:style w:customStyle="true" w:styleId="BdyText2" w:type="paragraph">
    <w:name w:val="Bоdy Text 2"/>
    <w:uiPriority w:val="2"/>
    <w:semiHidden/>
    <w:qFormat/>
    <w:pPr>
      <w:jc w:val="both"/>
      <w:ind w:left="720"/>
      <w:spacing w:before="120" w:after="120"/>
    </w:pPr>
    <w:rPr>
      <w:sz w:val="22"/>
      <w:rFonts w:ascii="Times New Roman" w:hAnsi="Times New Roman"/>
    </w:rPr>
  </w:style>
  <w:style w:customStyle="true" w:styleId="BdyText3" w:type="paragraph">
    <w:name w:val="Bоdy Text 3"/>
    <w:basedOn w:val="BdyText2"/>
    <w:uiPriority w:val="2"/>
    <w:semiHidden/>
    <w:qFormat/>
    <w:pPr>
      <w:ind w:left="1440"/>
    </w:pPr>
  </w:style>
  <w:style w:customStyle="true" w:styleId="DZ15" w:type="paragraph">
    <w:name w:val="DZ Арабские 1"/>
    <w:basedOn w:val="BodyText"/>
    <w:uiPriority w:val="48"/>
    <w:semiHidden/>
    <w:pPr>
      <w:numPr>
        <w:numId w:val="5"/>
      </w:numPr>
      <w:spacing w:before="120"/>
    </w:pPr>
  </w:style>
  <w:style w:customStyle="true" w:styleId="DZ1-Alt2" w:type="paragraph">
    <w:name w:val="DZ Арабские 1 - Alt"/>
    <w:uiPriority w:val="49"/>
    <w:semiHidden/>
    <w:qFormat/>
    <w:pPr>
      <w:numPr>
        <w:numId w:val="1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" w:type="paragraph">
    <w:name w:val="DZ Арабские 2"/>
    <w:basedOn w:val="BodyText2"/>
    <w:uiPriority w:val="48"/>
    <w:semiHidden/>
    <w:pPr>
      <w:numPr>
        <w:numId w:val="6"/>
      </w:numPr>
      <w:spacing w:before="120" w:line="240" w:lineRule="auto"/>
      <w:tabs>
        <w:tab w:val="num" w:pos="360"/>
        <w:tab w:val="clear" w:pos="1440"/>
      </w:tabs>
    </w:pPr>
  </w:style>
  <w:style w:customStyle="true" w:styleId="DZ2-Alt2" w:type="paragraph">
    <w:name w:val="DZ Арабские 2 - Alt"/>
    <w:uiPriority w:val="49"/>
    <w:semiHidden/>
    <w:qFormat/>
    <w:pPr>
      <w:numPr>
        <w:numId w:val="11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1" w:type="paragraph">
    <w:name w:val="DZ Арабские 3"/>
    <w:basedOn w:val="DZ14"/>
    <w:uiPriority w:val="48"/>
    <w:semiHidden/>
  </w:style>
  <w:style w:customStyle="true" w:styleId="DZ3-Alt2" w:type="paragraph">
    <w:name w:val="DZ Арабские 3 - Alt"/>
    <w:uiPriority w:val="49"/>
    <w:semiHidden/>
    <w:qFormat/>
    <w:pPr>
      <w:numPr>
        <w:numId w:val="11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4" w:type="paragraph">
    <w:name w:val="DZ Арабские 4"/>
    <w:basedOn w:val="Normal"/>
    <w:uiPriority w:val="48"/>
    <w:semiHidden/>
    <w:pPr>
      <w:numPr>
        <w:numId w:val="8"/>
      </w:numPr>
      <w:spacing w:before="120" w:after="120"/>
    </w:pPr>
  </w:style>
  <w:style w:customStyle="true" w:styleId="DZ4-Alt1" w:type="paragraph">
    <w:name w:val="DZ Арабские 4 - Alt"/>
    <w:uiPriority w:val="49"/>
    <w:semiHidden/>
    <w:qFormat/>
    <w:pPr>
      <w:numPr>
        <w:numId w:val="11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0" w:type="paragraph">
    <w:name w:val="DZ Арабские 5"/>
    <w:basedOn w:val="Normal"/>
    <w:uiPriority w:val="48"/>
    <w:semiHidden/>
    <w:pPr>
      <w:numPr>
        <w:numId w:val="9"/>
      </w:numPr>
      <w:spacing w:before="120" w:after="120"/>
    </w:pPr>
  </w:style>
  <w:style w:customStyle="true" w:styleId="DZ5-Alt1" w:type="paragraph">
    <w:name w:val="DZ Арабские 5 - Alt"/>
    <w:uiPriority w:val="49"/>
    <w:semiHidden/>
    <w:qFormat/>
    <w:pPr>
      <w:numPr>
        <w:numId w:val="11"/>
        <w:ilvl w:val="4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60" w:type="paragraph">
    <w:name w:val="DZ Арабские 6"/>
    <w:basedOn w:val="Normal"/>
    <w:uiPriority w:val="48"/>
    <w:semiHidden/>
    <w:pPr>
      <w:numPr>
        <w:numId w:val="10"/>
      </w:numPr>
      <w:spacing w:before="120" w:after="120"/>
    </w:pPr>
  </w:style>
  <w:style w:customStyle="true" w:styleId="DZ6-Alt" w:type="paragraph">
    <w:name w:val="DZ Арабские 6 - Alt"/>
    <w:uiPriority w:val="49"/>
    <w:semiHidden/>
    <w:qFormat/>
    <w:pPr>
      <w:numPr>
        <w:numId w:val="11"/>
        <w:ilvl w:val="5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7" w:type="paragraph">
    <w:name w:val="DZ Основной текст 1"/>
    <w:basedOn w:val="BodyText1"/>
    <w:uiPriority w:val="1"/>
    <w:qFormat/>
    <w:rPr>
      <w:lang w:val="ru-RU"/>
    </w:rPr>
  </w:style>
  <w:style w:customStyle="true" w:styleId="DZ22" w:type="paragraph">
    <w:name w:val="DZ Основной текст 2"/>
    <w:basedOn w:val="BdyText2"/>
    <w:uiPriority w:val="1"/>
    <w:qFormat/>
  </w:style>
  <w:style w:customStyle="true" w:styleId="DZ32" w:type="paragraph">
    <w:name w:val="DZ Основной текст 3"/>
    <w:basedOn w:val="BdyText3"/>
    <w:uiPriority w:val="1"/>
    <w:qFormat/>
  </w:style>
  <w:style w:customStyle="true" w:styleId="DZ42" w:type="paragraph">
    <w:name w:val="DZ Основной текст 4"/>
    <w:basedOn w:val="BodyText4"/>
    <w:uiPriority w:val="2"/>
    <w:semiHidden/>
    <w:qFormat/>
    <w:rPr>
      <w:lang w:val="ru-RU"/>
    </w:rPr>
  </w:style>
  <w:style w:customStyle="true" w:styleId="DZ54" w:type="paragraph">
    <w:name w:val="DZ Основной текст 5"/>
    <w:basedOn w:val="BodyText5"/>
    <w:uiPriority w:val="2"/>
    <w:semiHidden/>
    <w:qFormat/>
    <w:rPr>
      <w:lang w:val="ru-RU"/>
    </w:rPr>
  </w:style>
  <w:style w:customStyle="true" w:styleId="DZ61" w:type="paragraph">
    <w:name w:val="DZ Основной текст 6"/>
    <w:basedOn w:val="BodyText6"/>
    <w:uiPriority w:val="2"/>
    <w:semiHidden/>
    <w:qFormat/>
    <w:rPr>
      <w:lang w:val="ru-RU"/>
    </w:rPr>
  </w:style>
  <w:style w:customStyle="true" w:styleId="DZ12" w:type="paragraph">
    <w:name w:val="DZ Уровень 1."/>
    <w:qFormat/>
    <w:pPr>
      <w:numPr>
        <w:numId w:val="1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-Alt3" w:type="paragraph">
    <w:name w:val="DZ Гос 1 - Alt"/>
    <w:link w:val="DZ1-Alt5"/>
    <w:uiPriority w:val="99"/>
    <w:semiHidden/>
    <w:qFormat/>
    <w:pPr>
      <w:numPr>
        <w:numId w:val="13"/>
      </w:numPr>
      <w:jc w:val="both"/>
      <w:spacing w:before="120" w:after="120"/>
    </w:pPr>
    <w:rPr>
      <w:b/>
      <w:sz w:val="22"/>
      <w:rFonts w:ascii="Times New Roman" w:hAnsi="Times New Roman"/>
    </w:rPr>
  </w:style>
  <w:style w:customStyle="true" w:styleId="DZ1-Alt5" w:type="character">
    <w:name w:val="DZ Гос 1 - Alt Знак"/>
    <w:basedOn w:val="DefaultParagraphFont"/>
    <w:link w:val="DZ1-Alt3"/>
    <w:uiPriority w:val="99"/>
    <w:semiHidden/>
    <w:rPr>
      <w:b/>
      <w:sz w:val="22"/>
      <w:rFonts w:ascii="Times New Roman" w:hAnsi="Times New Roman"/>
    </w:rPr>
  </w:style>
  <w:style w:customStyle="true" w:styleId="DZ110" w:type="paragraph">
    <w:name w:val="DZ Уровень 1.1"/>
    <w:qFormat/>
    <w:pPr>
      <w:numPr>
        <w:numId w:val="12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-Alt3" w:type="paragraph">
    <w:name w:val="DZ Гос 2 - Alt"/>
    <w:uiPriority w:val="99"/>
    <w:semiHidden/>
    <w:qFormat/>
    <w:pPr>
      <w:numPr>
        <w:numId w:val="13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11" w:type="paragraph">
    <w:name w:val="DZ Уровень 1.1.1."/>
    <w:basedOn w:val="DZ110"/>
    <w:qFormat/>
    <w:pPr>
      <w:numPr>
        <w:ilvl w:val="2"/>
      </w:numPr>
    </w:pPr>
  </w:style>
  <w:style w:customStyle="true" w:styleId="DZ3-Alt3" w:type="paragraph">
    <w:name w:val="DZ Гос 3 - Alt"/>
    <w:uiPriority w:val="99"/>
    <w:semiHidden/>
    <w:qFormat/>
    <w:pPr>
      <w:numPr>
        <w:numId w:val="13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111" w:type="paragraph">
    <w:name w:val="DZ Уровень 1.1.1.1."/>
    <w:basedOn w:val="DZ111"/>
    <w:qFormat/>
    <w:pPr>
      <w:numPr>
        <w:ilvl w:val="3"/>
      </w:numPr>
    </w:pPr>
  </w:style>
  <w:style w:customStyle="true" w:styleId="DZ4-Alt2" w:type="paragraph">
    <w:name w:val="DZ Гос 4 - Alt"/>
    <w:uiPriority w:val="99"/>
    <w:semiHidden/>
    <w:qFormat/>
    <w:pPr>
      <w:numPr>
        <w:numId w:val="13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2" w:type="paragraph">
    <w:name w:val="DZ Гос 5"/>
    <w:basedOn w:val="DZ1111"/>
    <w:uiPriority w:val="98"/>
    <w:semiHidden/>
    <w:qFormat/>
    <w:pPr>
      <w:numPr>
        <w:ilvl w:val="4"/>
      </w:numPr>
    </w:pPr>
  </w:style>
  <w:style w:customStyle="true" w:styleId="DZ5-Alt2" w:type="paragraph">
    <w:name w:val="DZ Гос 5 - Alt"/>
    <w:basedOn w:val="DZ4-Alt2"/>
    <w:uiPriority w:val="99"/>
    <w:semiHidden/>
    <w:qFormat/>
    <w:pPr>
      <w:numPr>
        <w:ilvl w:val="4"/>
      </w:numPr>
    </w:pPr>
  </w:style>
  <w:style w:customStyle="true" w:styleId="DZ6" w:type="paragraph">
    <w:name w:val="DZ Гос 6"/>
    <w:basedOn w:val="Normal"/>
    <w:uiPriority w:val="98"/>
    <w:semiHidden/>
    <w:qFormat/>
    <w:pPr>
      <w:numPr>
        <w:numId w:val="12"/>
        <w:ilvl w:val="6"/>
      </w:numPr>
      <w:spacing w:before="120" w:after="120"/>
    </w:pPr>
  </w:style>
  <w:style w:customStyle="true" w:styleId="DZ6-Alt0" w:type="paragraph">
    <w:name w:val="DZ Гос 6 - Alt"/>
    <w:basedOn w:val="DZ5-Alt2"/>
    <w:uiPriority w:val="99"/>
    <w:semiHidden/>
    <w:qFormat/>
    <w:pPr>
      <w:numPr>
        <w:ilvl w:val="5"/>
      </w:numPr>
    </w:pPr>
  </w:style>
  <w:style w:customStyle="true" w:styleId="DZ10" w:type="paragraph">
    <w:name w:val="DZ Нумерация 1."/>
    <w:qFormat/>
    <w:pPr>
      <w:numPr>
        <w:numId w:val="14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1-Alt1" w:type="paragraph">
    <w:name w:val="DZ Заголовок 1 - Alt"/>
    <w:uiPriority w:val="2"/>
    <w:semiHidden/>
    <w:qFormat/>
    <w:pPr>
      <w:numPr>
        <w:numId w:val="15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11" w:type="paragraph">
    <w:name w:val="DZ Нумерация 1.1"/>
    <w:qFormat/>
    <w:pPr>
      <w:numPr>
        <w:numId w:val="14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2-Alt1" w:type="paragraph">
    <w:name w:val="DZ Заголовок 2 - Alt"/>
    <w:uiPriority w:val="2"/>
    <w:semiHidden/>
    <w:qFormat/>
    <w:pPr>
      <w:numPr>
        <w:numId w:val="15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" w:type="paragraph">
    <w:name w:val="DZ Нумерация (а)"/>
    <w:qFormat/>
    <w:pPr>
      <w:numPr>
        <w:numId w:val="14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Alt1" w:type="paragraph">
    <w:name w:val="DZ Заголовок 3 - Alt"/>
    <w:uiPriority w:val="2"/>
    <w:semiHidden/>
    <w:qFormat/>
    <w:pPr>
      <w:numPr>
        <w:numId w:val="15"/>
        <w:ilvl w:val="3"/>
      </w:numPr>
      <w:jc w:val="both"/>
      <w:spacing w:before="120" w:after="120"/>
      <w:tabs>
        <w:tab w:val="left" w:pos="1440"/>
      </w:tabs>
    </w:pPr>
    <w:rPr>
      <w:sz w:val="22"/>
      <w:rFonts w:ascii="Times New Roman" w:hAnsi="Times New Roman"/>
    </w:rPr>
  </w:style>
  <w:style w:customStyle="true" w:styleId="DZi" w:type="paragraph">
    <w:name w:val="DZ Нумерация (i)"/>
    <w:qFormat/>
    <w:pPr>
      <w:numPr>
        <w:numId w:val="14"/>
        <w:ilvl w:val="4"/>
      </w:numPr>
      <w:jc w:val="both"/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4-Alt0" w:type="paragraph">
    <w:name w:val="DZ Заголовок 4 - Alt"/>
    <w:uiPriority w:val="2"/>
    <w:semiHidden/>
    <w:qFormat/>
    <w:pPr>
      <w:numPr>
        <w:numId w:val="15"/>
        <w:ilvl w:val="4"/>
      </w:numPr>
      <w:jc w:val="both"/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51" w:type="paragraph">
    <w:name w:val="DZ Заголовок 5"/>
    <w:uiPriority w:val="2"/>
    <w:semiHidden/>
    <w:qFormat/>
    <w:pPr>
      <w:numPr>
        <w:numId w:val="14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5-Alt0" w:type="paragraph">
    <w:name w:val="DZ Заголовок 5 - Alt"/>
    <w:uiPriority w:val="2"/>
    <w:semiHidden/>
    <w:qFormat/>
    <w:pPr>
      <w:numPr>
        <w:numId w:val="15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8" w:type="paragraph">
    <w:name w:val="DZ Наименование договора"/>
    <w:basedOn w:val="DZ7"/>
    <w:uiPriority w:val="2"/>
    <w:semiHidden/>
    <w:qFormat/>
  </w:style>
  <w:style w:customStyle="true" w:styleId="DZ9" w:type="paragraph">
    <w:name w:val="DZ Наименование стороны"/>
    <w:basedOn w:val="DZ-AND"/>
    <w:uiPriority w:val="13"/>
    <w:semiHidden/>
    <w:qFormat/>
    <w:rPr>
      <w:lang w:val="ru-RU"/>
    </w:rPr>
  </w:style>
  <w:style w:customStyle="true" w:styleId="DZa" w:type="paragraph">
    <w:name w:val="DZ Стороны"/>
    <w:basedOn w:val="Parties"/>
    <w:uiPriority w:val="13"/>
    <w:semiHidden/>
    <w:qFormat/>
    <w:rPr>
      <w:lang w:val="ru-RU"/>
    </w:rPr>
  </w:style>
  <w:style w:customStyle="true" w:styleId="DZ-Alt" w:type="paragraph">
    <w:name w:val="DZ Стороны - Alt"/>
    <w:basedOn w:val="Parties-Alt"/>
    <w:uiPriority w:val="13"/>
    <w:semiHidden/>
    <w:qFormat/>
  </w:style>
  <w:style w:customStyle="true" w:styleId="DZb" w:type="paragraph">
    <w:name w:val="DZ Преамбула"/>
    <w:basedOn w:val="Recitals"/>
    <w:uiPriority w:val="13"/>
    <w:semiHidden/>
    <w:qFormat/>
    <w:rPr>
      <w:lang w:val="ru-RU"/>
    </w:rPr>
  </w:style>
  <w:style w:customStyle="true" w:styleId="DZ-Alt0" w:type="paragraph">
    <w:name w:val="DZ Преамбула - Alt"/>
    <w:basedOn w:val="Recitals-Alt"/>
    <w:uiPriority w:val="13"/>
    <w:semiHidden/>
    <w:qFormat/>
  </w:style>
  <w:style w:customStyle="true" w:styleId="DZ1" w:type="paragraph">
    <w:name w:val="DZ Римские 1"/>
    <w:basedOn w:val="BodyText"/>
    <w:uiPriority w:val="49"/>
    <w:semiHidden/>
    <w:pPr>
      <w:numPr>
        <w:numId w:val="18"/>
      </w:numPr>
      <w:spacing w:before="120"/>
    </w:pPr>
  </w:style>
  <w:style w:customStyle="true" w:styleId="DZ1-Alt0" w:type="paragraph">
    <w:name w:val="DZ Римские 1 - Alt"/>
    <w:uiPriority w:val="50"/>
    <w:semiHidden/>
    <w:qFormat/>
    <w:pPr>
      <w:numPr>
        <w:numId w:val="2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1" w:type="paragraph">
    <w:name w:val="DZ Римские 2"/>
    <w:basedOn w:val="BodyText2"/>
    <w:uiPriority w:val="49"/>
    <w:semiHidden/>
    <w:pPr>
      <w:numPr>
        <w:numId w:val="19"/>
      </w:numPr>
      <w:spacing w:before="120" w:line="240" w:lineRule="auto"/>
    </w:pPr>
  </w:style>
  <w:style w:customStyle="true" w:styleId="DZ2-Alt0" w:type="paragraph">
    <w:name w:val="DZ Римские 2 - Alt"/>
    <w:uiPriority w:val="50"/>
    <w:semiHidden/>
    <w:qFormat/>
    <w:pPr>
      <w:numPr>
        <w:numId w:val="23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0" w:type="paragraph">
    <w:name w:val="DZ Римские 3"/>
    <w:basedOn w:val="BodyText3"/>
    <w:uiPriority w:val="49"/>
    <w:semiHidden/>
    <w:pPr>
      <w:numPr>
        <w:numId w:val="20"/>
      </w:numPr>
      <w:spacing w:before="120"/>
      <w:tabs>
        <w:tab w:val="num" w:pos="720"/>
        <w:tab w:val="clear" w:pos="2160"/>
      </w:tabs>
    </w:pPr>
    <w:rPr>
      <w:sz w:val="22"/>
    </w:rPr>
  </w:style>
  <w:style w:customStyle="true" w:styleId="DZ3-Alt0" w:type="paragraph">
    <w:name w:val="DZ Римские 3 - Alt"/>
    <w:uiPriority w:val="50"/>
    <w:semiHidden/>
    <w:qFormat/>
    <w:pPr>
      <w:numPr>
        <w:numId w:val="23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40" w:type="paragraph">
    <w:name w:val="DZ Римские 4"/>
    <w:basedOn w:val="BodyText4"/>
    <w:uiPriority w:val="49"/>
    <w:semiHidden/>
    <w:pPr>
      <w:numPr>
        <w:numId w:val="21"/>
      </w:numPr>
    </w:pPr>
    <w:rPr>
      <w:lang w:val="ru-RU"/>
    </w:rPr>
  </w:style>
  <w:style w:customStyle="true" w:styleId="DZ4-Alt" w:type="paragraph">
    <w:name w:val="DZ Римские 4 - Alt"/>
    <w:uiPriority w:val="50"/>
    <w:semiHidden/>
    <w:qFormat/>
    <w:pPr>
      <w:numPr>
        <w:numId w:val="23"/>
        <w:ilvl w:val="3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5" w:type="paragraph">
    <w:name w:val="DZ Римские 5"/>
    <w:basedOn w:val="BodyText5"/>
    <w:uiPriority w:val="49"/>
    <w:semiHidden/>
    <w:pPr>
      <w:numPr>
        <w:numId w:val="22"/>
      </w:numPr>
    </w:pPr>
    <w:rPr>
      <w:lang w:val="ru-RU"/>
    </w:rPr>
  </w:style>
  <w:style w:customStyle="true" w:styleId="DZ5-Alt" w:type="paragraph">
    <w:name w:val="DZ Римские 5 - Alt"/>
    <w:uiPriority w:val="50"/>
    <w:semiHidden/>
    <w:qFormat/>
    <w:pPr>
      <w:numPr>
        <w:numId w:val="23"/>
        <w:ilvl w:val="4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3" w:type="paragraph">
    <w:name w:val="DZ Приложение 1"/>
    <w:basedOn w:val="BodyText"/>
    <w:uiPriority w:val="11"/>
    <w:semiHidden/>
    <w:pPr>
      <w:numPr>
        <w:numId w:val="24"/>
      </w:numPr>
      <w:spacing w:before="120"/>
    </w:pPr>
    <w:rPr>
      <w:b/>
      <w:caps/>
    </w:rPr>
  </w:style>
  <w:style w:customStyle="true" w:styleId="DZ1-Alt4" w:type="paragraph">
    <w:name w:val="DZ Приложение 1 - Alt"/>
    <w:uiPriority w:val="12"/>
    <w:semiHidden/>
    <w:qFormat/>
    <w:pPr>
      <w:numPr>
        <w:numId w:val="25"/>
      </w:numPr>
      <w:jc w:val="both"/>
      <w:spacing w:before="120" w:after="120"/>
      <w:tabs>
        <w:tab w:val="left" w:pos="720"/>
      </w:tabs>
    </w:pPr>
    <w:rPr>
      <w:b/>
      <w:caps/>
      <w:sz w:val="22"/>
      <w:rFonts w:ascii="Times New Roman" w:hAnsi="Times New Roman"/>
    </w:rPr>
  </w:style>
  <w:style w:customStyle="true" w:styleId="DZ20" w:type="paragraph">
    <w:name w:val="DZ Приложение 2"/>
    <w:basedOn w:val="BodyText"/>
    <w:uiPriority w:val="11"/>
    <w:semiHidden/>
    <w:pPr>
      <w:numPr>
        <w:numId w:val="24"/>
        <w:ilvl w:val="1"/>
      </w:numPr>
      <w:spacing w:before="120"/>
    </w:pPr>
  </w:style>
  <w:style w:customStyle="true" w:styleId="DZ2-Alt4" w:type="paragraph">
    <w:name w:val="DZ Приложение 2 - Alt"/>
    <w:uiPriority w:val="12"/>
    <w:semiHidden/>
    <w:qFormat/>
    <w:pPr>
      <w:numPr>
        <w:numId w:val="25"/>
        <w:ilvl w:val="1"/>
      </w:numPr>
      <w:jc w:val="both"/>
      <w:spacing w:before="120" w:after="120"/>
      <w:tabs>
        <w:tab w:val="left" w:pos="720"/>
      </w:tabs>
    </w:pPr>
    <w:rPr>
      <w:sz w:val="22"/>
      <w:rFonts w:ascii="Times New Roman" w:hAnsi="Times New Roman"/>
    </w:rPr>
  </w:style>
  <w:style w:customStyle="true" w:styleId="DZ3" w:type="paragraph">
    <w:name w:val="DZ Приложение 3"/>
    <w:basedOn w:val="BodyText"/>
    <w:uiPriority w:val="11"/>
    <w:semiHidden/>
    <w:pPr>
      <w:numPr>
        <w:numId w:val="24"/>
        <w:ilvl w:val="2"/>
      </w:numPr>
      <w:spacing w:before="120"/>
    </w:pPr>
  </w:style>
  <w:style w:customStyle="true" w:styleId="DZ3-Alt4" w:type="paragraph">
    <w:name w:val="DZ Приложение 3 - Alt"/>
    <w:uiPriority w:val="12"/>
    <w:semiHidden/>
    <w:qFormat/>
    <w:pPr>
      <w:numPr>
        <w:numId w:val="25"/>
        <w:ilvl w:val="3"/>
      </w:numPr>
      <w:jc w:val="both"/>
      <w:spacing w:before="120" w:after="120"/>
      <w:tabs>
        <w:tab w:val="left" w:pos="1440"/>
      </w:tabs>
    </w:pPr>
    <w:rPr>
      <w:sz w:val="22"/>
      <w:rFonts w:ascii="Times New Roman" w:hAnsi="Times New Roman"/>
    </w:rPr>
  </w:style>
  <w:style w:customStyle="true" w:styleId="DZ41" w:type="paragraph">
    <w:name w:val="DZ Приложение 4"/>
    <w:uiPriority w:val="11"/>
    <w:semiHidden/>
    <w:pPr>
      <w:numPr>
        <w:numId w:val="24"/>
        <w:ilvl w:val="3"/>
      </w:numPr>
      <w:spacing w:before="120"/>
    </w:pPr>
    <w:rPr>
      <w:sz w:val="22"/>
      <w:rFonts w:ascii="Times New Roman" w:hAnsi="Times New Roman"/>
    </w:rPr>
  </w:style>
  <w:style w:customStyle="true" w:styleId="DZ4-Alt3" w:type="paragraph">
    <w:name w:val="DZ Приложение 4 - Alt"/>
    <w:uiPriority w:val="12"/>
    <w:semiHidden/>
    <w:qFormat/>
    <w:pPr>
      <w:numPr>
        <w:numId w:val="25"/>
        <w:ilvl w:val="4"/>
      </w:numPr>
      <w:spacing w:before="120" w:after="120"/>
      <w:tabs>
        <w:tab w:val="left" w:pos="2160"/>
      </w:tabs>
    </w:pPr>
    <w:rPr>
      <w:sz w:val="22"/>
      <w:rFonts w:ascii="Times New Roman" w:hAnsi="Times New Roman"/>
    </w:rPr>
  </w:style>
  <w:style w:customStyle="true" w:styleId="DZ53" w:type="paragraph">
    <w:name w:val="DZ Приложение 5"/>
    <w:uiPriority w:val="11"/>
    <w:semiHidden/>
    <w:pPr>
      <w:numPr>
        <w:numId w:val="24"/>
        <w:ilvl w:val="4"/>
      </w:numPr>
      <w:spacing w:before="120"/>
    </w:pPr>
    <w:rPr>
      <w:sz w:val="22"/>
      <w:rFonts w:ascii="Times New Roman" w:hAnsi="Times New Roman"/>
    </w:rPr>
  </w:style>
  <w:style w:customStyle="true" w:styleId="DZ5-Alt3" w:type="paragraph">
    <w:name w:val="DZ Приложение 5 - Alt"/>
    <w:uiPriority w:val="12"/>
    <w:semiHidden/>
    <w:qFormat/>
    <w:pPr>
      <w:numPr>
        <w:numId w:val="25"/>
        <w:ilvl w:val="5"/>
      </w:numPr>
      <w:jc w:val="both"/>
      <w:spacing w:before="120" w:after="120"/>
      <w:tabs>
        <w:tab w:val="left" w:pos="2880"/>
      </w:tabs>
    </w:pPr>
    <w:rPr>
      <w:sz w:val="22"/>
      <w:rFonts w:ascii="Times New Roman" w:hAnsi="Times New Roman"/>
    </w:rPr>
  </w:style>
  <w:style w:customStyle="true" w:styleId="DZc" w:type="paragraph">
    <w:name w:val="DZ Заголовок приложения"/>
    <w:basedOn w:val="BodyText"/>
    <w:next w:val="Normal"/>
    <w:uiPriority w:val="13"/>
    <w:semiHidden/>
    <w:pPr>
      <w:jc w:val="center"/>
      <w:keepNext/>
      <w:spacing w:before="120"/>
      <w:pageBreakBefore/>
    </w:pPr>
    <w:rPr>
      <w:b/>
      <w:caps/>
    </w:rPr>
  </w:style>
  <w:style w:customStyle="true" w:styleId="DZd" w:type="paragraph">
    <w:name w:val="DZ Название стороны"/>
    <w:basedOn w:val="BodyText"/>
    <w:next w:val="BodyText"/>
    <w:uiPriority w:val="13"/>
    <w:semiHidden/>
    <w:pPr>
      <w:jc w:val="center"/>
      <w:keepNext/>
      <w:spacing w:before="120"/>
    </w:pPr>
    <w:rPr>
      <w:b/>
    </w:rPr>
  </w:style>
  <w:style w:customStyle="true" w:styleId="DZ-" w:type="paragraph">
    <w:name w:val="DZ Приложение - стороны"/>
    <w:uiPriority w:val="14"/>
    <w:semiHidden/>
    <w:qFormat/>
    <w:pPr>
      <w:numPr>
        <w:numId w:val="26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--Alt" w:type="paragraph">
    <w:name w:val="DZ Приложение - стороны - Alt"/>
    <w:uiPriority w:val="14"/>
    <w:semiHidden/>
    <w:qFormat/>
    <w:pPr>
      <w:numPr>
        <w:numId w:val="27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e" w:type="paragraph">
    <w:name w:val="DZ Подзаголовок приложения"/>
    <w:basedOn w:val="BodyText"/>
    <w:next w:val="Normal"/>
    <w:uiPriority w:val="13"/>
    <w:semiHidden/>
    <w:pPr>
      <w:jc w:val="center"/>
      <w:keepNext/>
      <w:spacing w:before="120"/>
    </w:pPr>
    <w:rPr>
      <w:b/>
    </w:rPr>
  </w:style>
  <w:style w:customStyle="true" w:styleId="DZ14" w:type="paragraph">
    <w:name w:val="DZ Список 1."/>
    <w:qFormat/>
    <w:pPr>
      <w:numPr>
        <w:numId w:val="28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1-Alt" w:type="paragraph">
    <w:name w:val="DZ Список 1 - Alt"/>
    <w:uiPriority w:val="16"/>
    <w:semiHidden/>
    <w:qFormat/>
    <w:pPr>
      <w:numPr>
        <w:numId w:val="29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0" w:type="paragraph">
    <w:name w:val="DZ Список а)"/>
    <w:qFormat/>
    <w:pPr>
      <w:numPr>
        <w:numId w:val="28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2-Alt" w:type="paragraph">
    <w:name w:val="DZ Список 2 - Alt"/>
    <w:uiPriority w:val="16"/>
    <w:semiHidden/>
    <w:qFormat/>
    <w:pPr>
      <w:numPr>
        <w:numId w:val="29"/>
        <w:ilvl w:val="1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i0" w:type="paragraph">
    <w:name w:val="DZ Список i)"/>
    <w:qFormat/>
    <w:pPr>
      <w:numPr>
        <w:numId w:val="28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customStyle="true" w:styleId="DZ3-Alt" w:type="paragraph">
    <w:name w:val="DZ Список 3 - Alt"/>
    <w:uiPriority w:val="16"/>
    <w:semiHidden/>
    <w:qFormat/>
    <w:pPr>
      <w:numPr>
        <w:numId w:val="29"/>
        <w:ilvl w:val="2"/>
      </w:numPr>
      <w:jc w:val="both"/>
      <w:spacing w:before="120" w:after="120"/>
    </w:pPr>
    <w:rPr>
      <w:sz w:val="22"/>
      <w:rFonts w:ascii="Times New Roman" w:hAnsi="Times New Roman"/>
    </w:rPr>
  </w:style>
  <w:style w:styleId="BodyTextIndent2" w:type="paragraph">
    <w:name w:val="Body Text Indent 2"/>
    <w:basedOn w:val="Normal"/>
    <w:link w:val="BodyTextIndent2Char"/>
    <w:uiPriority w:val="2"/>
    <w:semiHidden/>
    <w:pPr>
      <w:ind w:left="283"/>
      <w:spacing w:after="120" w:line="480" w:lineRule="auto"/>
    </w:pPr>
  </w:style>
  <w:style w:customStyle="true" w:styleId="BodyTextIndent2Char" w:type="character">
    <w:name w:val="Body Text Indent 2 Char"/>
    <w:basedOn w:val="DefaultParagraphFont"/>
    <w:link w:val="BodyTextIndent2"/>
    <w:uiPriority w:val="2"/>
    <w:semiHidden/>
    <w:rPr>
      <w:sz w:val="22"/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02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4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8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1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06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3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7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0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01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02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8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7" Type="http://schemas.openxmlformats.org/officeDocument/2006/relationships/image" Target="media/image1.jpg"/><Relationship Id="rId18" Type="http://schemas.microsoft.com/office/2011/relationships/commentsExtended" Target="commentsExtended.xml"/><Relationship Id="rId19" Type="http://schemas.openxmlformats.org/officeDocument/2006/relationships/comments" Target="comments.xml"/></Relationships>
</file>

<file path=word/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7FBEE6-DAB6-4C14-BB44-6E6A85D25F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>Doczilla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Doczilla</dc:creator>
  <cp:lastModifiedBy>AQA_admin</cp:lastModifiedBy>
  <dcterms:created xsi:type="dcterms:W3CDTF">2023-05-03T00:49:00+02:00</dcterms:created>
  <dcterms:modified xsi:type="dcterms:W3CDTF">2026-07-10T14:03:45.094+02:00</dcterms:modified>
  <dc:title/>
  <dc:subject/>
  <cp:keywords/>
  <dc:description/>
  <cp:revision>4</cp:revision>
  <cp:lastPrinted>2023-05-02T22:49:00Z</cp:lastPrinted>
</cp:coreProperties>
</file>